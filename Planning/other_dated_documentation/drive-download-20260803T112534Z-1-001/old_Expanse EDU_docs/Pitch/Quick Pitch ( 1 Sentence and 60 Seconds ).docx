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e0f4lswqhtq" w:id="0"/>
      <w:bookmarkEnd w:id="0"/>
      <w:r w:rsidDel="00000000" w:rsidR="00000000" w:rsidRPr="00000000">
        <w:rPr>
          <w:rtl w:val="0"/>
        </w:rPr>
        <w:t xml:space="preserve">Pitch</w:t>
      </w:r>
    </w:p>
    <w:p w:rsidR="00000000" w:rsidDel="00000000" w:rsidP="00000000" w:rsidRDefault="00000000" w:rsidRPr="00000000" w14:paraId="00000002">
      <w:pPr>
        <w:pStyle w:val="Heading2"/>
        <w:rPr/>
      </w:pPr>
      <w:bookmarkStart w:colFirst="0" w:colLast="0" w:name="_kw5rra1tj3x5" w:id="1"/>
      <w:bookmarkEnd w:id="1"/>
      <w:r w:rsidDel="00000000" w:rsidR="00000000" w:rsidRPr="00000000">
        <w:rPr>
          <w:rtl w:val="0"/>
        </w:rPr>
        <w:t xml:space="preserve">Most important pieces</w:t>
      </w:r>
    </w:p>
    <w:p w:rsidR="00000000" w:rsidDel="00000000" w:rsidP="00000000" w:rsidRDefault="00000000" w:rsidRPr="00000000" w14:paraId="00000003">
      <w:pPr>
        <w:rPr/>
      </w:pPr>
      <w:r w:rsidDel="00000000" w:rsidR="00000000" w:rsidRPr="00000000">
        <w:rPr>
          <w:rtl w:val="0"/>
        </w:rPr>
        <w:t xml:space="preserve">Academic performance</w:t>
      </w:r>
    </w:p>
    <w:p w:rsidR="00000000" w:rsidDel="00000000" w:rsidP="00000000" w:rsidRDefault="00000000" w:rsidRPr="00000000" w14:paraId="00000004">
      <w:pPr>
        <w:rPr/>
      </w:pPr>
      <w:r w:rsidDel="00000000" w:rsidR="00000000" w:rsidRPr="00000000">
        <w:rPr>
          <w:rtl w:val="0"/>
        </w:rPr>
        <w:t xml:space="preserve">Engagement</w:t>
      </w:r>
    </w:p>
    <w:p w:rsidR="00000000" w:rsidDel="00000000" w:rsidP="00000000" w:rsidRDefault="00000000" w:rsidRPr="00000000" w14:paraId="00000005">
      <w:pPr>
        <w:rPr/>
      </w:pPr>
      <w:r w:rsidDel="00000000" w:rsidR="00000000" w:rsidRPr="00000000">
        <w:rPr>
          <w:rtl w:val="0"/>
        </w:rPr>
        <w:t xml:space="preserve">Education</w:t>
      </w:r>
    </w:p>
    <w:p w:rsidR="00000000" w:rsidDel="00000000" w:rsidP="00000000" w:rsidRDefault="00000000" w:rsidRPr="00000000" w14:paraId="00000006">
      <w:pPr>
        <w:rPr/>
      </w:pPr>
      <w:r w:rsidDel="00000000" w:rsidR="00000000" w:rsidRPr="00000000">
        <w:rPr>
          <w:rtl w:val="0"/>
        </w:rPr>
        <w:t xml:space="preserve">Gamification</w:t>
      </w:r>
    </w:p>
    <w:p w:rsidR="00000000" w:rsidDel="00000000" w:rsidP="00000000" w:rsidRDefault="00000000" w:rsidRPr="00000000" w14:paraId="00000007">
      <w:pPr>
        <w:rPr/>
      </w:pPr>
      <w:r w:rsidDel="00000000" w:rsidR="00000000" w:rsidRPr="00000000">
        <w:rPr>
          <w:rtl w:val="0"/>
        </w:rPr>
        <w:t xml:space="preserve">Mental health</w:t>
      </w:r>
    </w:p>
    <w:p w:rsidR="00000000" w:rsidDel="00000000" w:rsidP="00000000" w:rsidRDefault="00000000" w:rsidRPr="00000000" w14:paraId="00000008">
      <w:pPr>
        <w:rPr/>
      </w:pPr>
      <w:r w:rsidDel="00000000" w:rsidR="00000000" w:rsidRPr="00000000">
        <w:rPr>
          <w:rtl w:val="0"/>
        </w:rPr>
        <w:t xml:space="preserve">Software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Competition</w:t>
      </w:r>
    </w:p>
    <w:p w:rsidR="00000000" w:rsidDel="00000000" w:rsidP="00000000" w:rsidRDefault="00000000" w:rsidRPr="00000000" w14:paraId="0000000B">
      <w:pPr>
        <w:rPr/>
      </w:pPr>
      <w:r w:rsidDel="00000000" w:rsidR="00000000" w:rsidRPr="00000000">
        <w:rPr>
          <w:rtl w:val="0"/>
        </w:rPr>
        <w:t xml:space="preserve">Rewards</w:t>
      </w:r>
    </w:p>
    <w:p w:rsidR="00000000" w:rsidDel="00000000" w:rsidP="00000000" w:rsidRDefault="00000000" w:rsidRPr="00000000" w14:paraId="0000000C">
      <w:pPr>
        <w:rPr/>
      </w:pPr>
      <w:r w:rsidDel="00000000" w:rsidR="00000000" w:rsidRPr="00000000">
        <w:rPr>
          <w:rtl w:val="0"/>
        </w:rPr>
        <w:t xml:space="preserve">Growth &amp; Progression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Personalization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Goals of a 1-Sentence Pitch:</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Clarity:</w:t>
      </w:r>
      <w:r w:rsidDel="00000000" w:rsidR="00000000" w:rsidRPr="00000000">
        <w:rPr>
          <w:rFonts w:ascii="Montserrat Alternates" w:cs="Montserrat Alternates" w:eastAsia="Montserrat Alternates" w:hAnsi="Montserrat Alternates"/>
          <w:rtl w:val="0"/>
        </w:rPr>
        <w:t xml:space="preserve"> To convey the core value proposition in a way that's easily understood.</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Conciseness:</w:t>
      </w:r>
      <w:r w:rsidDel="00000000" w:rsidR="00000000" w:rsidRPr="00000000">
        <w:rPr>
          <w:rFonts w:ascii="Montserrat Alternates" w:cs="Montserrat Alternates" w:eastAsia="Montserrat Alternates" w:hAnsi="Montserrat Alternates"/>
          <w:rtl w:val="0"/>
        </w:rPr>
        <w:t xml:space="preserve"> To distill the essence of the business into a single, memorable sentence.</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Intrigue:</w:t>
      </w:r>
      <w:r w:rsidDel="00000000" w:rsidR="00000000" w:rsidRPr="00000000">
        <w:rPr>
          <w:rFonts w:ascii="Montserrat Alternates" w:cs="Montserrat Alternates" w:eastAsia="Montserrat Alternates" w:hAnsi="Montserrat Alternates"/>
          <w:rtl w:val="0"/>
        </w:rPr>
        <w:t xml:space="preserve"> To spark interest and encourage further conversation.</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Differentiation:</w:t>
      </w:r>
      <w:r w:rsidDel="00000000" w:rsidR="00000000" w:rsidRPr="00000000">
        <w:rPr>
          <w:rFonts w:ascii="Montserrat Alternates" w:cs="Montserrat Alternates" w:eastAsia="Montserrat Alternates" w:hAnsi="Montserrat Alternates"/>
          <w:rtl w:val="0"/>
        </w:rPr>
        <w:t xml:space="preserve"> To highlight what makes the business unique.</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Targeted Relevance:</w:t>
      </w:r>
      <w:r w:rsidDel="00000000" w:rsidR="00000000" w:rsidRPr="00000000">
        <w:rPr>
          <w:rFonts w:ascii="Montserrat Alternates" w:cs="Montserrat Alternates" w:eastAsia="Montserrat Alternates" w:hAnsi="Montserrat Alternates"/>
          <w:rtl w:val="0"/>
        </w:rPr>
        <w:t xml:space="preserve"> To resonate with a specific audience's needs or desires.</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Actionable:</w:t>
      </w:r>
      <w:r w:rsidDel="00000000" w:rsidR="00000000" w:rsidRPr="00000000">
        <w:rPr>
          <w:rFonts w:ascii="Montserrat Alternates" w:cs="Montserrat Alternates" w:eastAsia="Montserrat Alternates" w:hAnsi="Montserrat Alternates"/>
          <w:rtl w:val="0"/>
        </w:rPr>
        <w:t xml:space="preserve"> Sometimes, to subtly imply or invite a next step.</w:t>
      </w:r>
    </w:p>
    <w:p w:rsidR="00000000" w:rsidDel="00000000" w:rsidP="00000000" w:rsidRDefault="00000000" w:rsidRPr="00000000" w14:paraId="00000018">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Potential Audiences:</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Investors:</w:t>
      </w:r>
      <w:r w:rsidDel="00000000" w:rsidR="00000000" w:rsidRPr="00000000">
        <w:rPr>
          <w:rFonts w:ascii="Montserrat Alternates" w:cs="Montserrat Alternates" w:eastAsia="Montserrat Alternates" w:hAnsi="Montserrat Alternates"/>
          <w:rtl w:val="0"/>
        </w:rPr>
        <w:t xml:space="preserve"> Focused on potential returns and market viability.</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Customers/Clients:</w:t>
      </w:r>
      <w:r w:rsidDel="00000000" w:rsidR="00000000" w:rsidRPr="00000000">
        <w:rPr>
          <w:rFonts w:ascii="Montserrat Alternates" w:cs="Montserrat Alternates" w:eastAsia="Montserrat Alternates" w:hAnsi="Montserrat Alternates"/>
          <w:rtl w:val="0"/>
        </w:rPr>
        <w:t xml:space="preserve"> Interested in how the business solves their problems or fulfills their needs.</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Partners/Collaborators:</w:t>
      </w:r>
      <w:r w:rsidDel="00000000" w:rsidR="00000000" w:rsidRPr="00000000">
        <w:rPr>
          <w:rFonts w:ascii="Montserrat Alternates" w:cs="Montserrat Alternates" w:eastAsia="Montserrat Alternates" w:hAnsi="Montserrat Alternates"/>
          <w:rtl w:val="0"/>
        </w:rPr>
        <w:t xml:space="preserve"> Looking for synergistic opportunities.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Media/Press:</w:t>
      </w:r>
      <w:r w:rsidDel="00000000" w:rsidR="00000000" w:rsidRPr="00000000">
        <w:rPr>
          <w:rFonts w:ascii="Montserrat Alternates" w:cs="Montserrat Alternates" w:eastAsia="Montserrat Alternates" w:hAnsi="Montserrat Alternates"/>
          <w:rtl w:val="0"/>
        </w:rPr>
        <w:t xml:space="preserve"> Seeking newsworthy and compelling stories.</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General Public/Networking:</w:t>
      </w:r>
      <w:r w:rsidDel="00000000" w:rsidR="00000000" w:rsidRPr="00000000">
        <w:rPr>
          <w:rFonts w:ascii="Montserrat Alternates" w:cs="Montserrat Alternates" w:eastAsia="Montserrat Alternates" w:hAnsi="Montserrat Alternates"/>
          <w:rtl w:val="0"/>
        </w:rPr>
        <w:t xml:space="preserve"> Needing a quick and understandable overview.</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Employees/Potential employees:</w:t>
      </w:r>
      <w:r w:rsidDel="00000000" w:rsidR="00000000" w:rsidRPr="00000000">
        <w:rPr>
          <w:rFonts w:ascii="Montserrat Alternates" w:cs="Montserrat Alternates" w:eastAsia="Montserrat Alternates" w:hAnsi="Montserrat Alternates"/>
          <w:rtl w:val="0"/>
        </w:rPr>
        <w:t xml:space="preserve"> Wanting to know the mission of the company.</w:t>
      </w:r>
    </w:p>
    <w:p w:rsidR="00000000" w:rsidDel="00000000" w:rsidP="00000000" w:rsidRDefault="00000000" w:rsidRPr="00000000" w14:paraId="0000001F">
      <w:pPr>
        <w:numPr>
          <w:ilvl w:val="0"/>
          <w:numId w:val="12"/>
        </w:numPr>
        <w:spacing w:after="240" w:before="0" w:beforeAutospacing="0" w:lineRule="auto"/>
        <w:ind w:left="72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Students: </w:t>
      </w:r>
      <w:r w:rsidDel="00000000" w:rsidR="00000000" w:rsidRPr="00000000">
        <w:rPr>
          <w:rFonts w:ascii="Montserrat Alternates" w:cs="Montserrat Alternates" w:eastAsia="Montserrat Alternates" w:hAnsi="Montserrat Alternates"/>
          <w:rtl w:val="0"/>
        </w:rPr>
        <w:t xml:space="preserve">Focus on fun, engagement, school being boring / made more fun, help focusing, growth, competition</w:t>
      </w:r>
    </w:p>
    <w:p w:rsidR="00000000" w:rsidDel="00000000" w:rsidP="00000000" w:rsidRDefault="00000000" w:rsidRPr="00000000" w14:paraId="00000020">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21">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Problem-Solution Focused:</w:t>
      </w:r>
    </w:p>
    <w:p w:rsidR="00000000" w:rsidDel="00000000" w:rsidP="00000000" w:rsidRDefault="00000000" w:rsidRPr="00000000" w14:paraId="00000022">
      <w:pPr>
        <w:numPr>
          <w:ilvl w:val="0"/>
          <w:numId w:val="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help [target audience] overcome [specific problem] by providing [unique solution]."</w:t>
      </w:r>
    </w:p>
    <w:p w:rsidR="00000000" w:rsidDel="00000000" w:rsidP="00000000" w:rsidRDefault="00000000" w:rsidRPr="00000000" w14:paraId="00000023">
      <w:pPr>
        <w:numPr>
          <w:ilvl w:val="0"/>
          <w:numId w:val="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"We help small businesses overcome marketing overwhelm by providing AI powered social media scheduling."</w:t>
      </w:r>
    </w:p>
    <w:p w:rsidR="00000000" w:rsidDel="00000000" w:rsidP="00000000" w:rsidRDefault="00000000" w:rsidRPr="00000000" w14:paraId="00000024">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Value Proposition Focused:</w:t>
      </w:r>
    </w:p>
    <w:p w:rsidR="00000000" w:rsidDel="00000000" w:rsidP="00000000" w:rsidRDefault="00000000" w:rsidRPr="00000000" w14:paraId="00000025">
      <w:pPr>
        <w:numPr>
          <w:ilvl w:val="0"/>
          <w:numId w:val="5"/>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deliver [core value] to [target audience] through [key offering]."</w:t>
      </w:r>
    </w:p>
    <w:p w:rsidR="00000000" w:rsidDel="00000000" w:rsidP="00000000" w:rsidRDefault="00000000" w:rsidRPr="00000000" w14:paraId="00000026">
      <w:pPr>
        <w:numPr>
          <w:ilvl w:val="0"/>
          <w:numId w:val="5"/>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"We deliver personalized fitness training to busy professionals through convenient online sessions."</w:t>
      </w:r>
    </w:p>
    <w:p w:rsidR="00000000" w:rsidDel="00000000" w:rsidP="00000000" w:rsidRDefault="00000000" w:rsidRPr="00000000" w14:paraId="00000027">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Innovation Focused:</w:t>
      </w:r>
    </w:p>
    <w:p w:rsidR="00000000" w:rsidDel="00000000" w:rsidP="00000000" w:rsidRDefault="00000000" w:rsidRPr="00000000" w14:paraId="00000028">
      <w:pPr>
        <w:numPr>
          <w:ilvl w:val="0"/>
          <w:numId w:val="10"/>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"We're revolutionizing [industry] with [innovative technology/approach]."</w:t>
      </w:r>
    </w:p>
    <w:p w:rsidR="00000000" w:rsidDel="00000000" w:rsidP="00000000" w:rsidRDefault="00000000" w:rsidRPr="00000000" w14:paraId="00000029">
      <w:pPr>
        <w:numPr>
          <w:ilvl w:val="0"/>
          <w:numId w:val="10"/>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"We're revolutionizing sustainable packaging with biodegradable, plant-based materials."</w:t>
      </w:r>
    </w:p>
    <w:p w:rsidR="00000000" w:rsidDel="00000000" w:rsidP="00000000" w:rsidRDefault="00000000" w:rsidRPr="00000000" w14:paraId="0000002A">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Impact Focused:</w:t>
      </w:r>
    </w:p>
    <w:p w:rsidR="00000000" w:rsidDel="00000000" w:rsidP="00000000" w:rsidRDefault="00000000" w:rsidRPr="00000000" w14:paraId="0000002B">
      <w:pPr>
        <w:numPr>
          <w:ilvl w:val="0"/>
          <w:numId w:val="6"/>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"We're creating [positive impact] by [specific action]."</w:t>
      </w:r>
    </w:p>
    <w:p w:rsidR="00000000" w:rsidDel="00000000" w:rsidP="00000000" w:rsidRDefault="00000000" w:rsidRPr="00000000" w14:paraId="0000002C">
      <w:pPr>
        <w:numPr>
          <w:ilvl w:val="0"/>
          <w:numId w:val="6"/>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"We're creating educational equity by providing free coding resources to underserved communities."</w:t>
      </w:r>
    </w:p>
    <w:p w:rsidR="00000000" w:rsidDel="00000000" w:rsidP="00000000" w:rsidRDefault="00000000" w:rsidRPr="00000000" w14:paraId="0000002D">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Target Audience Focused:</w:t>
      </w:r>
    </w:p>
    <w:p w:rsidR="00000000" w:rsidDel="00000000" w:rsidP="00000000" w:rsidRDefault="00000000" w:rsidRPr="00000000" w14:paraId="0000002E">
      <w:pPr>
        <w:numPr>
          <w:ilvl w:val="0"/>
          <w:numId w:val="3"/>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"For [target audience], we provide [key benefit]."</w:t>
      </w:r>
    </w:p>
    <w:p w:rsidR="00000000" w:rsidDel="00000000" w:rsidP="00000000" w:rsidRDefault="00000000" w:rsidRPr="00000000" w14:paraId="0000002F">
      <w:pPr>
        <w:numPr>
          <w:ilvl w:val="0"/>
          <w:numId w:val="3"/>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"For remote workers, we provide a curated selection of ergonomic home office solutions."</w:t>
      </w:r>
    </w:p>
    <w:p w:rsidR="00000000" w:rsidDel="00000000" w:rsidP="00000000" w:rsidRDefault="00000000" w:rsidRPr="00000000" w14:paraId="00000030">
      <w:pPr>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Simple Description Focused:</w:t>
      </w:r>
    </w:p>
    <w:p w:rsidR="00000000" w:rsidDel="00000000" w:rsidP="00000000" w:rsidRDefault="00000000" w:rsidRPr="00000000" w14:paraId="00000031">
      <w:pPr>
        <w:numPr>
          <w:ilvl w:val="0"/>
          <w:numId w:val="13"/>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are a company that does [what you do]."</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 "We are a company that builds custom software applications."</w:t>
      </w:r>
    </w:p>
    <w:p w:rsidR="00000000" w:rsidDel="00000000" w:rsidP="00000000" w:rsidRDefault="00000000" w:rsidRPr="00000000" w14:paraId="00000033">
      <w:pPr>
        <w:numPr>
          <w:ilvl w:val="0"/>
          <w:numId w:val="13"/>
        </w:numPr>
        <w:spacing w:after="240" w:before="0" w:beforeAutospacing="0" w:lineRule="auto"/>
        <w:ind w:left="720" w:hanging="360"/>
        <w:rPr>
          <w:rFonts w:ascii="Montserrat Alternates" w:cs="Montserrat Alternates" w:eastAsia="Montserrat Alternates" w:hAnsi="Montserrat Alternates"/>
          <w:u w:val="none"/>
        </w:rPr>
      </w:pPr>
      <w:r w:rsidDel="00000000" w:rsidR="00000000" w:rsidRPr="00000000">
        <w:rPr>
          <w:rtl w:val="0"/>
        </w:rPr>
      </w:r>
    </w:p>
    <w:p w:rsidR="00000000" w:rsidDel="00000000" w:rsidP="00000000" w:rsidRDefault="00000000" w:rsidRPr="00000000" w14:paraId="00000034">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Help me generate 1 sentence pitches for different potential audiences and with different focuses</w:t>
      </w:r>
    </w:p>
    <w:p w:rsidR="00000000" w:rsidDel="00000000" w:rsidP="00000000" w:rsidRDefault="00000000" w:rsidRPr="00000000" w14:paraId="00000037">
      <w:pPr>
        <w:rPr/>
      </w:pPr>
      <w:r w:rsidDel="00000000" w:rsidR="00000000" w:rsidRPr="00000000">
        <w:rPr>
          <w:rtl w:val="0"/>
        </w:rPr>
        <w:t xml:space="preserve">Reference the following content for context on what I am accomplishing with my app</w:t>
        <w:br w:type="textWrapping"/>
        <w:br w:type="textWrapping"/>
      </w:r>
    </w:p>
    <w:p w:rsidR="00000000" w:rsidDel="00000000" w:rsidP="00000000" w:rsidRDefault="00000000" w:rsidRPr="00000000" w14:paraId="0000003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export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sz w:val="18"/>
          <w:szCs w:val="18"/>
          <w:rtl w:val="0"/>
        </w:rPr>
        <w:t xml:space="preserve"> HomeContent: {</w:t>
      </w:r>
    </w:p>
    <w:p w:rsidR="00000000" w:rsidDel="00000000" w:rsidP="00000000" w:rsidRDefault="00000000" w:rsidRPr="00000000" w14:paraId="0000003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 string]: HomeContentSchema</w:t>
      </w:r>
    </w:p>
    <w:p w:rsidR="00000000" w:rsidDel="00000000" w:rsidP="00000000" w:rsidRDefault="00000000" w:rsidRPr="00000000" w14:paraId="0000003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0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 {</w:t>
      </w:r>
    </w:p>
    <w:p w:rsidR="00000000" w:rsidDel="00000000" w:rsidP="00000000" w:rsidRDefault="00000000" w:rsidRPr="00000000" w14:paraId="000000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intro: {</w:t>
      </w:r>
    </w:p>
    <w:p w:rsidR="00000000" w:rsidDel="00000000" w:rsidP="00000000" w:rsidRDefault="00000000" w:rsidRPr="00000000" w14:paraId="0000003D">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"Unlocking student potential"</w:t>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3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"Expanse empower’s our students, teachers, and families giving them modern tools and technology to take education to the next level."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purpose: {</w:t>
      </w:r>
    </w:p>
    <w:p w:rsidR="00000000" w:rsidDel="00000000" w:rsidP="00000000" w:rsidRDefault="00000000" w:rsidRPr="00000000" w14:paraId="0000004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"Our Purpose"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p>
    <w:p w:rsidR="00000000" w:rsidDel="00000000" w:rsidP="00000000" w:rsidRDefault="00000000" w:rsidRPr="00000000" w14:paraId="0000004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"Ignite a passion for learning"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4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"Making education fun and engaging so students are excited to come to school every day."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"Amplify Engagement"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4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"Make the existing classroom environment more engaging through gamification."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4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"Boost Academic Performance"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5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"Unlocking student potential and motivating students to be all they can be while improving learning comprehension and information retention."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"Improve Attendance"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5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"Create a learning environment students love and incentivize attendance."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"Maximize Learning"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5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"Expanse boosts motivation and engagement, leading to deeper learning and retention."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"Enhance Student Well-being"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5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"Cultivate positive and supportive environments for 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problemSolutionStory: [</w:t>
      </w:r>
    </w:p>
    <w:p w:rsidR="00000000" w:rsidDel="00000000" w:rsidP="00000000" w:rsidRDefault="00000000" w:rsidRPr="00000000" w14:paraId="0000006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"Engagement, Boosted."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paragraphs: [</w:t>
      </w:r>
    </w:p>
    <w:p w:rsidR="00000000" w:rsidDel="00000000" w:rsidP="00000000" w:rsidRDefault="00000000" w:rsidRPr="00000000" w14:paraId="0000006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 a world of instant gratification, the rewards of education can seem distant and abstract.** We are competing with the allure of immediate pleasure, the dopamine rush of likes and modern entertainment.`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`**Expanse gives you the tools to fight back.**`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6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"Fulfillment, Achieved."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paragraphs: [</w:t>
      </w:r>
    </w:p>
    <w:p w:rsidR="00000000" w:rsidDel="00000000" w:rsidP="00000000" w:rsidRDefault="00000000" w:rsidRPr="00000000" w14:paraId="000000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`**Empty desks tell a story of unmet needs.** When students struggle to focus, lack a sense of purpose, or face challenges with their mental, emotional, or physical well-being school becomes a battleground, not a place of learning.`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`**Expanse empowers students to focus their attention, discover their purpose, and rediscover the joy of learning.**`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"Progress &amp; Potential, Visualized."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paragraphs: [</w:t>
      </w:r>
    </w:p>
    <w:p w:rsidR="00000000" w:rsidDel="00000000" w:rsidP="00000000" w:rsidRDefault="00000000" w:rsidRPr="00000000" w14:paraId="0000007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 mind clouded by doubt cannot soar.** Negative beliefs about oneself, clip the wings of potential. We must nurture self-belief and empower our students to see the incredible possibilities that lie within them.`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`**Expanse helps students recognize their growth and potential, and believe in their ability to succeed.**`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advantages: {</w:t>
      </w:r>
    </w:p>
    <w:p w:rsidR="00000000" w:rsidDel="00000000" w:rsidP="00000000" w:rsidRDefault="00000000" w:rsidRPr="00000000" w14:paraId="0000007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"Key Advantages"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p>
    <w:p w:rsidR="00000000" w:rsidDel="00000000" w:rsidP="00000000" w:rsidRDefault="00000000" w:rsidRPr="00000000" w14:paraId="0000007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"Seamless Integration"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w:t>
      </w:r>
      <w:r w:rsidDel="00000000" w:rsidR="00000000" w:rsidRPr="00000000">
        <w:rPr>
          <w:rFonts w:ascii="Courier New" w:cs="Courier New" w:eastAsia="Courier New" w:hAnsi="Courier New"/>
          <w:color w:val="a31515"/>
          <w:sz w:val="18"/>
          <w:szCs w:val="18"/>
          <w:rtl w:val="0"/>
        </w:rPr>
        <w:t xml:space="preserve">"Expanse enhances your existing workflows and tools."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"Simple Setup, Lasting Impact"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8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"Get started quickly and let Expanse do the heavy lifting."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"Adaptable to your needs"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w:t>
      </w:r>
      <w:r w:rsidDel="00000000" w:rsidR="00000000" w:rsidRPr="00000000">
        <w:rPr>
          <w:rFonts w:ascii="Courier New" w:cs="Courier New" w:eastAsia="Courier New" w:hAnsi="Courier New"/>
          <w:color w:val="a31515"/>
          <w:sz w:val="18"/>
          <w:szCs w:val="18"/>
          <w:rtl w:val="0"/>
        </w:rPr>
        <w:t xml:space="preserve">"Expanse is designed to be flexible and customizable."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"Easy to Use"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w:t>
      </w:r>
    </w:p>
    <w:p w:rsidR="00000000" w:rsidDel="00000000" w:rsidP="00000000" w:rsidRDefault="00000000" w:rsidRPr="00000000" w14:paraId="0000008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"Expanse aims to maximize the user experience with simple and intuitive interfaces."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audience: {</w:t>
      </w:r>
    </w:p>
    <w:p w:rsidR="00000000" w:rsidDel="00000000" w:rsidP="00000000" w:rsidRDefault="00000000" w:rsidRPr="00000000" w14:paraId="0000009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"Who is this for?"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"Grades K-12 and Higher Education, starting with in the U.S. and expanding worldwide. All Students and their families, teachers, and schools."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additionalGoals: {</w:t>
      </w:r>
    </w:p>
    <w:p w:rsidR="00000000" w:rsidDel="00000000" w:rsidP="00000000" w:rsidRDefault="00000000" w:rsidRPr="00000000" w14:paraId="0000009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"Targets"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details: [</w:t>
      </w:r>
    </w:p>
    <w:p w:rsidR="00000000" w:rsidDel="00000000" w:rsidP="00000000" w:rsidRDefault="00000000" w:rsidRPr="00000000" w14:paraId="0000009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"Teaching purpose"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"Connecting education to real-world and personal relevance to improve engagement and perception."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C">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09D">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label: "Healthy Competition",</w:t>
      </w:r>
    </w:p>
    <w:p w:rsidR="00000000" w:rsidDel="00000000" w:rsidP="00000000" w:rsidRDefault="00000000" w:rsidRPr="00000000" w14:paraId="0000009E">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body: "Encourage healthy competition to build teamwork, fuel continuous improvement, and maximize potential.",</w:t>
      </w:r>
    </w:p>
    <w:p w:rsidR="00000000" w:rsidDel="00000000" w:rsidP="00000000" w:rsidRDefault="00000000" w:rsidRPr="00000000" w14:paraId="0000009F">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0A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"Equipping Students for Success"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"Providing the motivation and support students need to achieve their academic goals, build confidence, and take their educational game to the next level."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"Cultivate a growth mindset"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"Helping students develop the belief that they can learn and grow, that challenges can be a fun part of learning, and that growth is pleasurable."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w:t>
      </w:r>
      <w:r w:rsidDel="00000000" w:rsidR="00000000" w:rsidRPr="00000000">
        <w:rPr>
          <w:rFonts w:ascii="Courier New" w:cs="Courier New" w:eastAsia="Courier New" w:hAnsi="Courier New"/>
          <w:color w:val="a31515"/>
          <w:sz w:val="18"/>
          <w:szCs w:val="18"/>
          <w:rtl w:val="0"/>
        </w:rPr>
        <w:t xml:space="preserve">"Create positive and supportive environments"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"Implementing PBIS and positive reinforcement to elevate mental health, guide behavior, build confidence and self-efficacy, and foster a sense of belonging and respect for 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gamificationEngagement: {</w:t>
      </w:r>
    </w:p>
    <w:p w:rsidR="00000000" w:rsidDel="00000000" w:rsidP="00000000" w:rsidRDefault="00000000" w:rsidRPr="00000000" w14:paraId="000000A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"Improved Educational Engagement with Gamification"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"Through the intersection of science and technology, we're turning learning into a gamified journey, making education more fun and effective. We believe school to feel more like a game than a chore."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animation: {</w:t>
      </w:r>
    </w:p>
    <w:p w:rsidR="00000000" w:rsidDel="00000000" w:rsidP="00000000" w:rsidRDefault="00000000" w:rsidRPr="00000000" w14:paraId="000000B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w:t>
      </w:r>
      <w:r w:rsidDel="00000000" w:rsidR="00000000" w:rsidRPr="00000000">
        <w:rPr>
          <w:rFonts w:ascii="Courier New" w:cs="Courier New" w:eastAsia="Courier New" w:hAnsi="Courier New"/>
          <w:color w:val="a31515"/>
          <w:sz w:val="18"/>
          <w:szCs w:val="18"/>
          <w:rtl w:val="0"/>
        </w:rPr>
        <w:t xml:space="preserve">"Education"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right: </w:t>
      </w:r>
      <w:r w:rsidDel="00000000" w:rsidR="00000000" w:rsidRPr="00000000">
        <w:rPr>
          <w:rFonts w:ascii="Courier New" w:cs="Courier New" w:eastAsia="Courier New" w:hAnsi="Courier New"/>
          <w:color w:val="a31515"/>
          <w:sz w:val="18"/>
          <w:szCs w:val="18"/>
          <w:rtl w:val="0"/>
        </w:rPr>
        <w:t xml:space="preserve">"Gamification"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w:t>
      </w:r>
      <w:r w:rsidDel="00000000" w:rsidR="00000000" w:rsidRPr="00000000">
        <w:rPr>
          <w:rFonts w:ascii="Courier New" w:cs="Courier New" w:eastAsia="Courier New" w:hAnsi="Courier New"/>
          <w:color w:val="a31515"/>
          <w:sz w:val="18"/>
          <w:szCs w:val="18"/>
          <w:rtl w:val="0"/>
        </w:rPr>
        <w:t xml:space="preserve">"Enhanced Motivation"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"Focused Attention"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"Deeper Purpose"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curtains: {</w:t>
      </w:r>
    </w:p>
    <w:p w:rsidR="00000000" w:rsidDel="00000000" w:rsidP="00000000" w:rsidRDefault="00000000" w:rsidRPr="00000000" w14:paraId="000000B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"Expanse is actively being developed!"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body: </w:t>
      </w:r>
      <w:r w:rsidDel="00000000" w:rsidR="00000000" w:rsidRPr="00000000">
        <w:rPr>
          <w:rFonts w:ascii="Courier New" w:cs="Courier New" w:eastAsia="Courier New" w:hAnsi="Courier New"/>
          <w:color w:val="a31515"/>
          <w:sz w:val="18"/>
          <w:szCs w:val="18"/>
          <w:rtl w:val="0"/>
        </w:rPr>
        <w:t xml:space="preserve">"We're working hard to bring Expanse to schools near you. Contact us to be the first to know when we launch."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contact: {</w:t>
      </w:r>
    </w:p>
    <w:p w:rsidR="00000000" w:rsidDel="00000000" w:rsidP="00000000" w:rsidRDefault="00000000" w:rsidRPr="00000000" w14:paraId="000000B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t>
      </w:r>
      <w:r w:rsidDel="00000000" w:rsidR="00000000" w:rsidRPr="00000000">
        <w:rPr>
          <w:rFonts w:ascii="Courier New" w:cs="Courier New" w:eastAsia="Courier New" w:hAnsi="Courier New"/>
          <w:color w:val="a31515"/>
          <w:sz w:val="18"/>
          <w:szCs w:val="18"/>
          <w:rtl w:val="0"/>
        </w:rPr>
        <w:t xml:space="preserve">"Get in Touch!"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buttonText: </w:t>
      </w:r>
      <w:r w:rsidDel="00000000" w:rsidR="00000000" w:rsidRPr="00000000">
        <w:rPr>
          <w:rFonts w:ascii="Courier New" w:cs="Courier New" w:eastAsia="Courier New" w:hAnsi="Courier New"/>
          <w:color w:val="a31515"/>
          <w:sz w:val="18"/>
          <w:szCs w:val="18"/>
          <w:rtl w:val="0"/>
        </w:rPr>
        <w:t xml:space="preserve">"Contact Us"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thankYou: {</w:t>
      </w:r>
    </w:p>
    <w:p w:rsidR="00000000" w:rsidDel="00000000" w:rsidP="00000000" w:rsidRDefault="00000000" w:rsidRPr="00000000" w14:paraId="000000C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 </w:t>
      </w:r>
      <w:r w:rsidDel="00000000" w:rsidR="00000000" w:rsidRPr="00000000">
        <w:rPr>
          <w:rFonts w:ascii="Courier New" w:cs="Courier New" w:eastAsia="Courier New" w:hAnsi="Courier New"/>
          <w:color w:val="a31515"/>
          <w:sz w:val="18"/>
          <w:szCs w:val="18"/>
          <w:rtl w:val="0"/>
        </w:rPr>
        <w:t xml:space="preserve">"Thanks for visiting Expanse EDU!"</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5">
      <w:pPr>
        <w:pStyle w:val="Heading2"/>
        <w:rPr/>
      </w:pPr>
      <w:bookmarkStart w:colFirst="0" w:colLast="0" w:name="_o21fbmd62gxn" w:id="2"/>
      <w:bookmarkEnd w:id="2"/>
      <w:r w:rsidDel="00000000" w:rsidR="00000000" w:rsidRPr="00000000">
        <w:rPr>
          <w:rtl w:val="0"/>
        </w:rPr>
        <w:t xml:space="preserve">1 Sentence</w:t>
      </w:r>
    </w:p>
    <w:p w:rsidR="00000000" w:rsidDel="00000000" w:rsidP="00000000" w:rsidRDefault="00000000" w:rsidRPr="00000000" w14:paraId="000000C6">
      <w:pPr>
        <w:rPr>
          <w:b w:val="1"/>
          <w:bCs w:val="1"/>
        </w:rPr>
      </w:pPr>
      <w:r w:rsidDel="00000000" w:rsidR="00000000" w:rsidRPr="00000000">
        <w:rPr>
          <w:b w:val="1"/>
          <w:bCs w:val="1"/>
          <w:rtl w:val="0"/>
        </w:rPr>
        <w:t xml:space="preserve">Generic/General</w:t>
      </w:r>
    </w:p>
    <w:p w:rsidR="00000000" w:rsidDel="00000000" w:rsidP="00000000" w:rsidRDefault="00000000" w:rsidRPr="00000000" w14:paraId="000000C7">
      <w:pPr>
        <w:rPr>
          <w:highlight w:val="green"/>
        </w:rPr>
      </w:pPr>
      <w:r w:rsidDel="00000000" w:rsidR="00000000" w:rsidRPr="00000000">
        <w:rPr>
          <w:highlight w:val="green"/>
          <w:rtl w:val="0"/>
        </w:rPr>
        <w:t xml:space="preserve">Gamify education and make school more fun and engaging</w:t>
      </w:r>
    </w:p>
    <w:p w:rsidR="00000000" w:rsidDel="00000000" w:rsidP="00000000" w:rsidRDefault="00000000" w:rsidRPr="00000000" w14:paraId="000000C8">
      <w:pPr>
        <w:numPr>
          <w:ilvl w:val="1"/>
          <w:numId w:val="7"/>
        </w:numPr>
        <w:spacing w:after="0" w:afterAutospacing="0" w:before="240" w:lineRule="auto"/>
        <w:ind w:left="1440" w:hanging="360"/>
        <w:rPr/>
      </w:pPr>
      <w:r w:rsidDel="00000000" w:rsidR="00000000" w:rsidRPr="00000000">
        <w:rPr>
          <w:rtl w:val="0"/>
        </w:rPr>
        <w:t xml:space="preserve">While improving academic outcomes</w:t>
      </w:r>
    </w:p>
    <w:p w:rsidR="00000000" w:rsidDel="00000000" w:rsidP="00000000" w:rsidRDefault="00000000" w:rsidRPr="00000000" w14:paraId="000000C9">
      <w:pPr>
        <w:numPr>
          <w:ilvl w:val="1"/>
          <w:numId w:val="7"/>
        </w:numPr>
        <w:spacing w:after="240" w:before="0" w:beforeAutospacing="0" w:lineRule="auto"/>
        <w:ind w:left="1440" w:hanging="360"/>
        <w:rPr>
          <w:u w:val="none"/>
        </w:rPr>
      </w:pPr>
      <w:r w:rsidDel="00000000" w:rsidR="00000000" w:rsidRPr="00000000">
        <w:rPr>
          <w:rtl w:val="0"/>
        </w:rPr>
        <w:t xml:space="preserve">Helping kids do better in school, improving their mental health, teaching purpose.</w:t>
      </w:r>
    </w:p>
    <w:p w:rsidR="00000000" w:rsidDel="00000000" w:rsidP="00000000" w:rsidRDefault="00000000" w:rsidRPr="00000000" w14:paraId="000000CA">
      <w:pPr>
        <w:rPr/>
      </w:pPr>
      <w:r w:rsidDel="00000000" w:rsidR="00000000" w:rsidRPr="00000000">
        <w:rPr>
          <w:rtl w:val="0"/>
        </w:rPr>
        <w:t xml:space="preserve">Expanse is taking education to the next level with software designed to gamify the existing classroom environment.</w:t>
      </w:r>
    </w:p>
    <w:p w:rsidR="00000000" w:rsidDel="00000000" w:rsidP="00000000" w:rsidRDefault="00000000" w:rsidRPr="00000000" w14:paraId="000000CB">
      <w:pPr>
        <w:rPr/>
      </w:pPr>
      <w:r w:rsidDel="00000000" w:rsidR="00000000" w:rsidRPr="00000000">
        <w:rPr>
          <w:rtl w:val="0"/>
        </w:rPr>
        <w:t xml:space="preserve">Expanse Gamifies traditional classroom learning, turning education into an </w:t>
      </w:r>
      <w:commentRangeStart w:id="0"/>
      <w:commentRangeStart w:id="1"/>
      <w:r w:rsidDel="00000000" w:rsidR="00000000" w:rsidRPr="00000000">
        <w:rPr>
          <w:rtl w:val="0"/>
        </w:rPr>
        <w:t xml:space="preserve">engaging journey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that boosts student motivation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Unlocking student potential and taking education to the next level with software solutions designed to gamify the existing classroom environments.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Expanse empower’s our students, teachers, and families giving them modern </w:t>
      </w:r>
      <w:ins w:author="Matthew Mckeller" w:id="0" w:date="2025-03-26T19:14:35Z">
        <w:commentRangeStart w:id="2"/>
        <w:r w:rsidDel="00000000" w:rsidR="00000000" w:rsidRPr="00000000">
          <w:rPr>
            <w:rtl w:val="0"/>
          </w:rPr>
          <w:t xml:space="preserve">software solutions</w:t>
        </w:r>
      </w:ins>
      <w:del w:author="Matthew Mckeller" w:id="0" w:date="2025-03-26T19:14:35Z">
        <w:commentRangeEnd w:id="2"/>
        <w:r w:rsidDel="00000000" w:rsidR="00000000" w:rsidRPr="00000000">
          <w:commentReference w:id="2"/>
        </w:r>
        <w:r w:rsidDel="00000000" w:rsidR="00000000" w:rsidRPr="00000000">
          <w:rPr>
            <w:rtl w:val="0"/>
          </w:rPr>
          <w:delText xml:space="preserve">tools and technology</w:delText>
        </w:r>
      </w:del>
      <w:r w:rsidDel="00000000" w:rsidR="00000000" w:rsidRPr="00000000">
        <w:rPr>
          <w:rtl w:val="0"/>
        </w:rPr>
        <w:t xml:space="preserve"> to take education to the next level.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For Investors/Funders:</w:t>
      </w:r>
    </w:p>
    <w:p w:rsidR="00000000" w:rsidDel="00000000" w:rsidP="00000000" w:rsidRDefault="00000000" w:rsidRPr="00000000" w14:paraId="000000D3">
      <w:pPr>
        <w:numPr>
          <w:ilvl w:val="0"/>
          <w:numId w:val="7"/>
        </w:numPr>
        <w:spacing w:after="0" w:afterAutospacing="0" w:before="240" w:lineRule="auto"/>
        <w:ind w:left="720" w:hanging="360"/>
        <w:rPr>
          <w:highlight w:val="green"/>
        </w:rPr>
      </w:pPr>
      <w:r w:rsidDel="00000000" w:rsidR="00000000" w:rsidRPr="00000000">
        <w:rPr>
          <w:b w:val="1"/>
          <w:bCs w:val="1"/>
          <w:highlight w:val="green"/>
          <w:rtl w:val="0"/>
        </w:rPr>
        <w:t xml:space="preserve">Focus on Market Disruption:</w:t>
      </w:r>
      <w:r w:rsidDel="00000000" w:rsidR="00000000" w:rsidRPr="00000000">
        <w:rPr>
          <w:highlight w:val="green"/>
          <w:rtl w:val="0"/>
        </w:rPr>
        <w:t xml:space="preserve"> "Expanse revolutionizes K-12 and higher education by leveraging gamification to significantly improve student engagement and academic outcomes."</w:t>
      </w:r>
    </w:p>
    <w:p w:rsidR="00000000" w:rsidDel="00000000" w:rsidP="00000000" w:rsidRDefault="00000000" w:rsidRPr="00000000" w14:paraId="000000D4">
      <w:pPr>
        <w:numPr>
          <w:ilvl w:val="1"/>
          <w:numId w:val="7"/>
        </w:numPr>
        <w:spacing w:after="0" w:afterAutospacing="0" w:before="0" w:beforeAutospacing="0" w:lineRule="auto"/>
        <w:ind w:left="1440" w:hanging="360"/>
        <w:rPr>
          <w:highlight w:val="green"/>
        </w:rPr>
      </w:pPr>
      <w:r w:rsidDel="00000000" w:rsidR="00000000" w:rsidRPr="00000000">
        <w:rPr>
          <w:b w:val="1"/>
          <w:bCs w:val="1"/>
          <w:highlight w:val="green"/>
          <w:rtl w:val="0"/>
        </w:rPr>
        <w:t xml:space="preserve">Focus on Market Disruption:</w:t>
      </w:r>
      <w:r w:rsidDel="00000000" w:rsidR="00000000" w:rsidRPr="00000000">
        <w:rPr>
          <w:highlight w:val="green"/>
          <w:rtl w:val="0"/>
        </w:rPr>
        <w:t xml:space="preserve"> "Expanse takes school to the next level by leveraging gamification to significantly improve student engagement and academic outcomes."</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b w:val="1"/>
          <w:bCs w:val="1"/>
          <w:rtl w:val="0"/>
        </w:rPr>
        <w:t xml:space="preserve">Focus on Scalability:</w:t>
      </w:r>
      <w:r w:rsidDel="00000000" w:rsidR="00000000" w:rsidRPr="00000000">
        <w:rPr>
          <w:rtl w:val="0"/>
        </w:rPr>
        <w:t xml:space="preserve"> "Expanse offers a scalable solution to address declining student engagement and attendance, with potential for global market expansion."</w:t>
      </w:r>
    </w:p>
    <w:p w:rsidR="00000000" w:rsidDel="00000000" w:rsidP="00000000" w:rsidRDefault="00000000" w:rsidRPr="00000000" w14:paraId="000000D6">
      <w:pPr>
        <w:numPr>
          <w:ilvl w:val="0"/>
          <w:numId w:val="7"/>
        </w:numPr>
        <w:spacing w:after="240" w:before="0" w:beforeAutospacing="0" w:lineRule="auto"/>
        <w:ind w:left="720" w:hanging="360"/>
      </w:pPr>
      <w:r w:rsidDel="00000000" w:rsidR="00000000" w:rsidRPr="00000000">
        <w:rPr>
          <w:b w:val="1"/>
          <w:bCs w:val="1"/>
          <w:rtl w:val="0"/>
        </w:rPr>
        <w:t xml:space="preserve">Focus on Impact:</w:t>
      </w:r>
      <w:r w:rsidDel="00000000" w:rsidR="00000000" w:rsidRPr="00000000">
        <w:rPr>
          <w:rtl w:val="0"/>
        </w:rPr>
        <w:t xml:space="preserve"> "Expanse provides a modern, impactful platform to unlock student potential and transform the future of education."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For Educators/Teachers:</w:t>
      </w:r>
    </w:p>
    <w:p w:rsidR="00000000" w:rsidDel="00000000" w:rsidP="00000000" w:rsidRDefault="00000000" w:rsidRPr="00000000" w14:paraId="000000D8">
      <w:pPr>
        <w:numPr>
          <w:ilvl w:val="0"/>
          <w:numId w:val="2"/>
        </w:numPr>
        <w:spacing w:after="0" w:afterAutospacing="0" w:before="240" w:lineRule="auto"/>
        <w:ind w:left="720" w:hanging="360"/>
      </w:pPr>
      <w:r w:rsidDel="00000000" w:rsidR="00000000" w:rsidRPr="00000000">
        <w:rPr>
          <w:b w:val="1"/>
          <w:bCs w:val="1"/>
          <w:rtl w:val="0"/>
        </w:rPr>
        <w:t xml:space="preserve">Focus on Engagement:</w:t>
      </w:r>
      <w:r w:rsidDel="00000000" w:rsidR="00000000" w:rsidRPr="00000000">
        <w:rPr>
          <w:rtl w:val="0"/>
        </w:rPr>
        <w:t xml:space="preserve"> "Expanse gamifies classroom learning, turning education into an engaging journey that boosts student motivation and retention."</w:t>
      </w:r>
    </w:p>
    <w:p w:rsidR="00000000" w:rsidDel="00000000" w:rsidP="00000000" w:rsidRDefault="00000000" w:rsidRPr="00000000" w14:paraId="000000D9">
      <w:pPr>
        <w:numPr>
          <w:ilvl w:val="0"/>
          <w:numId w:val="2"/>
        </w:numPr>
        <w:spacing w:after="240" w:before="0" w:beforeAutospacing="0" w:lineRule="auto"/>
        <w:ind w:left="720" w:hanging="360"/>
      </w:pPr>
      <w:r w:rsidDel="00000000" w:rsidR="00000000" w:rsidRPr="00000000">
        <w:rPr>
          <w:b w:val="1"/>
          <w:bCs w:val="1"/>
          <w:rtl w:val="0"/>
        </w:rPr>
        <w:t xml:space="preserve">Todo: Focus on attendance, mental health, teamwork, more variations</w: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For School Administrators/Districts:</w:t>
      </w:r>
    </w:p>
    <w:p w:rsidR="00000000" w:rsidDel="00000000" w:rsidP="00000000" w:rsidRDefault="00000000" w:rsidRPr="00000000" w14:paraId="000000DB">
      <w:pPr>
        <w:numPr>
          <w:ilvl w:val="0"/>
          <w:numId w:val="4"/>
        </w:numPr>
        <w:spacing w:after="0" w:afterAutospacing="0" w:before="240" w:lineRule="auto"/>
        <w:ind w:left="720" w:hanging="360"/>
      </w:pPr>
      <w:r w:rsidDel="00000000" w:rsidR="00000000" w:rsidRPr="00000000">
        <w:rPr>
          <w:b w:val="1"/>
          <w:bCs w:val="1"/>
          <w:rtl w:val="0"/>
        </w:rPr>
        <w:t xml:space="preserve">Focus on Problems: todo</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b w:val="1"/>
          <w:bCs w:val="1"/>
          <w:rtl w:val="0"/>
        </w:rPr>
        <w:t xml:space="preserve">Focus on Improvement:</w:t>
      </w:r>
      <w:r w:rsidDel="00000000" w:rsidR="00000000" w:rsidRPr="00000000">
        <w:rPr>
          <w:rtl w:val="0"/>
        </w:rPr>
        <w:t xml:space="preserve"> "Expanse enhances student engagement and attendance, leading to measurable improvements in academic performance and school climate."</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b w:val="1"/>
          <w:bCs w:val="1"/>
          <w:rtl w:val="0"/>
        </w:rPr>
        <w:t xml:space="preserve">Focus on Results:</w:t>
      </w:r>
      <w:r w:rsidDel="00000000" w:rsidR="00000000" w:rsidRPr="00000000">
        <w:rPr>
          <w:rtl w:val="0"/>
        </w:rPr>
        <w:t xml:space="preserve"> "Expanse maximizes student potential through goals, reward, healthy competition, and more to provide the motivation needed to achieve academic goals."</w:t>
      </w:r>
    </w:p>
    <w:p w:rsidR="00000000" w:rsidDel="00000000" w:rsidP="00000000" w:rsidRDefault="00000000" w:rsidRPr="00000000" w14:paraId="000000DE">
      <w:pPr>
        <w:numPr>
          <w:ilvl w:val="0"/>
          <w:numId w:val="4"/>
        </w:numPr>
        <w:spacing w:after="0" w:afterAutospacing="0" w:before="0" w:beforeAutospacing="0" w:lineRule="auto"/>
        <w:ind w:left="720" w:hanging="360"/>
        <w:rPr>
          <w:u w:val="none"/>
        </w:rPr>
      </w:pPr>
      <w:r w:rsidDel="00000000" w:rsidR="00000000" w:rsidRPr="00000000">
        <w:rPr>
          <w:rtl w:val="0"/>
        </w:rPr>
        <w:t xml:space="preserve">Focus on Features: More Goals, Progress &amp; Leveling, Incentives/Rewards, Social, Competition, </w:t>
      </w:r>
    </w:p>
    <w:p w:rsidR="00000000" w:rsidDel="00000000" w:rsidP="00000000" w:rsidRDefault="00000000" w:rsidRPr="00000000" w14:paraId="000000DF">
      <w:pPr>
        <w:numPr>
          <w:ilvl w:val="0"/>
          <w:numId w:val="4"/>
        </w:numPr>
        <w:spacing w:after="240" w:before="0" w:beforeAutospacing="0" w:lineRule="auto"/>
        <w:ind w:left="720" w:hanging="360"/>
        <w:rPr>
          <w:u w:val="none"/>
        </w:rPr>
      </w:pPr>
      <w:r w:rsidDel="00000000" w:rsidR="00000000" w:rsidRPr="00000000">
        <w:rPr>
          <w:rtl w:val="0"/>
        </w:rPr>
        <w:t xml:space="preserve">Focus on Functionality: ease of use &amp; automation for staff</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For Parents/Families:</w:t>
      </w:r>
    </w:p>
    <w:p w:rsidR="00000000" w:rsidDel="00000000" w:rsidP="00000000" w:rsidRDefault="00000000" w:rsidRPr="00000000" w14:paraId="000000E1">
      <w:pPr>
        <w:numPr>
          <w:ilvl w:val="0"/>
          <w:numId w:val="9"/>
        </w:numPr>
        <w:spacing w:after="0" w:afterAutospacing="0" w:before="240" w:lineRule="auto"/>
        <w:ind w:left="720" w:hanging="360"/>
      </w:pPr>
      <w:r w:rsidDel="00000000" w:rsidR="00000000" w:rsidRPr="00000000">
        <w:rPr>
          <w:b w:val="1"/>
          <w:bCs w:val="1"/>
          <w:rtl w:val="0"/>
        </w:rPr>
        <w:t xml:space="preserve">Focus on Student Success:</w:t>
      </w:r>
      <w:r w:rsidDel="00000000" w:rsidR="00000000" w:rsidRPr="00000000">
        <w:rPr>
          <w:rtl w:val="0"/>
        </w:rPr>
        <w:t xml:space="preserve"> "Expanse motivates students to excel, building their confidence and fostering a love for learning."</w:t>
      </w:r>
    </w:p>
    <w:p w:rsidR="00000000" w:rsidDel="00000000" w:rsidP="00000000" w:rsidRDefault="00000000" w:rsidRPr="00000000" w14:paraId="000000E2">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Focus on Academic Performance &amp; Achievement</w:t>
      </w:r>
    </w:p>
    <w:p w:rsidR="00000000" w:rsidDel="00000000" w:rsidP="00000000" w:rsidRDefault="00000000" w:rsidRPr="00000000" w14:paraId="000000E3">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Focus on Family Bond</w:t>
      </w:r>
      <w:r w:rsidDel="00000000" w:rsidR="00000000" w:rsidRPr="00000000">
        <w:rPr>
          <w:rtl w:val="0"/>
        </w:rPr>
        <w:t xml:space="preserve"> ( @ college ): something about keeping you connected while they start their journey</w:t>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b w:val="1"/>
          <w:bCs w:val="1"/>
          <w:rtl w:val="0"/>
        </w:rPr>
        <w:t xml:space="preserve">Focus on Well-being:</w:t>
      </w:r>
      <w:r w:rsidDel="00000000" w:rsidR="00000000" w:rsidRPr="00000000">
        <w:rPr>
          <w:rtl w:val="0"/>
        </w:rPr>
        <w:t xml:space="preserve"> "Expanse cultivates positive learning environments, supporting your child's mental and emotional well-being."</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For Students:</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b w:val="1"/>
          <w:bCs w:val="1"/>
          <w:rtl w:val="0"/>
        </w:rPr>
        <w:t xml:space="preserve">Focus on Fun Learning:</w:t>
      </w:r>
      <w:r w:rsidDel="00000000" w:rsidR="00000000" w:rsidRPr="00000000">
        <w:rPr>
          <w:rtl w:val="0"/>
        </w:rPr>
        <w:t xml:space="preserve"> "Expanse makes learning feel like a game, turning education into an exciting and rewarding experience."</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b w:val="1"/>
          <w:bCs w:val="1"/>
          <w:rtl w:val="0"/>
        </w:rPr>
        <w:t xml:space="preserve">Focus on Relevance:</w:t>
      </w:r>
      <w:r w:rsidDel="00000000" w:rsidR="00000000" w:rsidRPr="00000000">
        <w:rPr>
          <w:rtl w:val="0"/>
        </w:rPr>
        <w:t xml:space="preserve"> "Expanse connects what you learn in school to the real world, making education more meaningful."</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b w:val="1"/>
          <w:bCs w:val="1"/>
          <w:rtl w:val="0"/>
        </w:rPr>
        <w:t xml:space="preserve">Focus on Reward</w:t>
      </w:r>
    </w:p>
    <w:p w:rsidR="00000000" w:rsidDel="00000000" w:rsidP="00000000" w:rsidRDefault="00000000" w:rsidRPr="00000000" w14:paraId="000000E9">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Learning more, easier</w:t>
      </w:r>
    </w:p>
    <w:p w:rsidR="00000000" w:rsidDel="00000000" w:rsidP="00000000" w:rsidRDefault="00000000" w:rsidRPr="00000000" w14:paraId="000000EA">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attention &amp; ability to control focus</w:t>
      </w:r>
    </w:p>
    <w:p w:rsidR="00000000" w:rsidDel="00000000" w:rsidP="00000000" w:rsidRDefault="00000000" w:rsidRPr="00000000" w14:paraId="000000EB">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Gaming</w:t>
      </w:r>
    </w:p>
    <w:p w:rsidR="00000000" w:rsidDel="00000000" w:rsidP="00000000" w:rsidRDefault="00000000" w:rsidRPr="00000000" w14:paraId="000000EC">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competition</w:t>
      </w:r>
    </w:p>
    <w:p w:rsidR="00000000" w:rsidDel="00000000" w:rsidP="00000000" w:rsidRDefault="00000000" w:rsidRPr="00000000" w14:paraId="000000ED">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socialization with friends</w:t>
      </w:r>
    </w:p>
    <w:p w:rsidR="00000000" w:rsidDel="00000000" w:rsidP="00000000" w:rsidRDefault="00000000" w:rsidRPr="00000000" w14:paraId="000000EE">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collectibles</w:t>
      </w:r>
    </w:p>
    <w:p w:rsidR="00000000" w:rsidDel="00000000" w:rsidP="00000000" w:rsidRDefault="00000000" w:rsidRPr="00000000" w14:paraId="000000EF">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Focus on Leveling up &amp; Progression</w:t>
      </w:r>
    </w:p>
    <w:p w:rsidR="00000000" w:rsidDel="00000000" w:rsidP="00000000" w:rsidRDefault="00000000" w:rsidRPr="00000000" w14:paraId="000000F0">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Subtletys: Sex, Money</w:t>
      </w:r>
    </w:p>
    <w:p w:rsidR="00000000" w:rsidDel="00000000" w:rsidP="00000000" w:rsidRDefault="00000000" w:rsidRPr="00000000" w14:paraId="000000F1">
      <w:pPr>
        <w:numPr>
          <w:ilvl w:val="0"/>
          <w:numId w:val="8"/>
        </w:numPr>
        <w:spacing w:after="0" w:afterAutospacing="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b w:val="1"/>
          <w:bCs w:val="1"/>
          <w:rtl w:val="0"/>
        </w:rPr>
        <w:t xml:space="preserve">? Focus on Personal Growth:</w:t>
      </w:r>
      <w:r w:rsidDel="00000000" w:rsidR="00000000" w:rsidRPr="00000000">
        <w:rPr>
          <w:rtl w:val="0"/>
        </w:rPr>
        <w:t xml:space="preserve"> "Expanse helps you discover your potential and achieve your goals by making learning fun and engaging."</w:t>
      </w:r>
    </w:p>
    <w:p w:rsidR="00000000" w:rsidDel="00000000" w:rsidP="00000000" w:rsidRDefault="00000000" w:rsidRPr="00000000" w14:paraId="000000F3">
      <w:pPr>
        <w:numPr>
          <w:ilvl w:val="0"/>
          <w:numId w:val="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1lfi9jwfc8yq" w:id="3"/>
      <w:bookmarkEnd w:id="3"/>
      <w:r w:rsidDel="00000000" w:rsidR="00000000" w:rsidRPr="00000000">
        <w:rPr>
          <w:rtl w:val="0"/>
        </w:rPr>
        <w:t xml:space="preserve">60 Seconds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mhccj0xcfzu6" w:id="4"/>
      <w:bookmarkEnd w:id="4"/>
      <w:r w:rsidDel="00000000" w:rsidR="00000000" w:rsidRPr="00000000">
        <w:rPr>
          <w:rtl w:val="0"/>
        </w:rPr>
        <w:t xml:space="preserve">Thoughts</w:t>
      </w:r>
    </w:p>
    <w:p w:rsidR="00000000" w:rsidDel="00000000" w:rsidP="00000000" w:rsidRDefault="00000000" w:rsidRPr="00000000" w14:paraId="000000F9">
      <w:pPr>
        <w:rPr/>
      </w:pPr>
      <w:r w:rsidDel="00000000" w:rsidR="00000000" w:rsidRPr="00000000">
        <w:rPr>
          <w:rtl w:val="0"/>
        </w:rPr>
        <w:t xml:space="preserve">Did you know only half of students report as being engaged in the classroom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Perhaps related to me and my upbringing / competitive drive for gaming</w:t>
      </w:r>
    </w:p>
    <w:p w:rsidR="00000000" w:rsidDel="00000000" w:rsidP="00000000" w:rsidRDefault="00000000" w:rsidRPr="00000000" w14:paraId="000000FC">
      <w:pPr>
        <w:rPr/>
      </w:pPr>
      <w:r w:rsidDel="00000000" w:rsidR="00000000" w:rsidRPr="00000000">
        <w:rPr>
          <w:rtl w:val="0"/>
        </w:rPr>
        <w:t xml:space="preserve">Perhaps referencing engagement needs and social media, how schools can’t keep up with video games, social media, and other forms of entertainment</w:t>
      </w:r>
    </w:p>
    <w:p w:rsidR="00000000" w:rsidDel="00000000" w:rsidP="00000000" w:rsidRDefault="00000000" w:rsidRPr="00000000" w14:paraId="000000FD">
      <w:pPr>
        <w:rPr/>
      </w:pPr>
      <w:r w:rsidDel="00000000" w:rsidR="00000000" w:rsidRPr="00000000">
        <w:rPr>
          <w:rtl w:val="0"/>
        </w:rPr>
        <w:t xml:space="preserve">How 85% of teens and college students play games now</w:t>
      </w:r>
    </w:p>
    <w:p w:rsidR="00000000" w:rsidDel="00000000" w:rsidP="00000000" w:rsidRDefault="00000000" w:rsidRPr="00000000" w14:paraId="000000FE">
      <w:pPr>
        <w:rPr/>
      </w:pPr>
      <w:r w:rsidDel="00000000" w:rsidR="00000000" w:rsidRPr="00000000">
        <w:rPr>
          <w:rtl w:val="0"/>
        </w:rPr>
        <w:t xml:space="preserve">Purpose</w:t>
      </w:r>
    </w:p>
    <w:p w:rsidR="00000000" w:rsidDel="00000000" w:rsidP="00000000" w:rsidRDefault="00000000" w:rsidRPr="00000000" w14:paraId="000000FF">
      <w:pPr>
        <w:rPr/>
      </w:pPr>
      <w:r w:rsidDel="00000000" w:rsidR="00000000" w:rsidRPr="00000000">
        <w:rPr>
          <w:rtl w:val="0"/>
        </w:rPr>
        <w:t xml:space="preserve">Food</w:t>
      </w:r>
    </w:p>
    <w:p w:rsidR="00000000" w:rsidDel="00000000" w:rsidP="00000000" w:rsidRDefault="00000000" w:rsidRPr="00000000" w14:paraId="00000100">
      <w:pPr>
        <w:rPr/>
      </w:pPr>
      <w:r w:rsidDel="00000000" w:rsidR="00000000" w:rsidRPr="00000000">
        <w:rPr>
          <w:rtl w:val="0"/>
        </w:rPr>
        <w:t xml:space="preserve">How there’s a need for engagement especially in high school and middle school, engagement significantly drops off as kids enter middle school and only 55% of kids report being engaged</w:t>
      </w:r>
    </w:p>
    <w:p w:rsidR="00000000" w:rsidDel="00000000" w:rsidP="00000000" w:rsidRDefault="00000000" w:rsidRPr="00000000" w14:paraId="00000101">
      <w:pPr>
        <w:rPr/>
      </w:pPr>
      <w:r w:rsidDel="00000000" w:rsidR="00000000" w:rsidRPr="00000000">
        <w:rPr>
          <w:rtl w:val="0"/>
        </w:rPr>
        <w:t xml:space="preserve">Gamification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Software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Currently only half of our students report being engaged in the classroom. Half.</w:t>
      </w:r>
    </w:p>
    <w:p w:rsidR="00000000" w:rsidDel="00000000" w:rsidP="00000000" w:rsidRDefault="00000000" w:rsidRPr="00000000" w14:paraId="00000106">
      <w:pPr>
        <w:rPr/>
      </w:pPr>
      <w:r w:rsidDel="00000000" w:rsidR="00000000" w:rsidRPr="00000000">
        <w:rPr>
          <w:rtl w:val="0"/>
        </w:rPr>
        <w:t xml:space="preserve">They’re so used to being stimulated by video games, social media, and multi million dollar movies that the classroom environment can’t keep up. We’re losing </w:t>
      </w:r>
      <w:commentRangeStart w:id="3"/>
      <w:r w:rsidDel="00000000" w:rsidR="00000000" w:rsidRPr="00000000">
        <w:rPr>
          <w:rtl w:val="0"/>
        </w:rPr>
        <w:t xml:space="preserve">these students to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Covid has only made it worse. Student engagement is declining </w:t>
      </w:r>
    </w:p>
    <w:p w:rsidR="00000000" w:rsidDel="00000000" w:rsidP="00000000" w:rsidRDefault="00000000" w:rsidRPr="00000000" w14:paraId="00000109">
      <w:pPr>
        <w:rPr/>
      </w:pPr>
      <w:r w:rsidDel="00000000" w:rsidR="00000000" w:rsidRPr="00000000">
        <w:rPr>
          <w:rtl w:val="0"/>
        </w:rPr>
        <w:t xml:space="preserve">In low engagement schools students are wandering around the halls because they’re so bored in the classroom that they don’t want to go. They’re showing up 2-3 hours late every day, not completing assignments, and getting into fights because it’s more interesting to them. </w:t>
      </w:r>
    </w:p>
    <w:p w:rsidR="00000000" w:rsidDel="00000000" w:rsidP="00000000" w:rsidRDefault="00000000" w:rsidRPr="00000000" w14:paraId="0000010A">
      <w:pPr>
        <w:rPr/>
      </w:pPr>
      <w:r w:rsidDel="00000000" w:rsidR="00000000" w:rsidRPr="00000000">
        <w:rPr>
          <w:rtl w:val="0"/>
        </w:rPr>
        <w:t xml:space="preserve">Expanse gives you the tools to fight back.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afmf1s778yx4" w:id="5"/>
      <w:bookmarkEnd w:id="5"/>
      <w:r w:rsidDel="00000000" w:rsidR="00000000" w:rsidRPr="00000000">
        <w:rPr>
          <w:rtl w:val="0"/>
        </w:rPr>
        <w:t xml:space="preserve">Me, Competition, Games, 0.001% ( 60s )</w:t>
      </w:r>
    </w:p>
    <w:p w:rsidR="00000000" w:rsidDel="00000000" w:rsidP="00000000" w:rsidRDefault="00000000" w:rsidRPr="00000000" w14:paraId="0000010D">
      <w:pPr>
        <w:rPr/>
      </w:pPr>
      <w:r w:rsidDel="00000000" w:rsidR="00000000" w:rsidRPr="00000000">
        <w:rPr>
          <w:rtl w:val="0"/>
        </w:rPr>
        <w:t xml:space="preserve">Did you know only half of students report as being engaged in the classroom ?</w:t>
      </w:r>
    </w:p>
    <w:p w:rsidR="00000000" w:rsidDel="00000000" w:rsidP="00000000" w:rsidRDefault="00000000" w:rsidRPr="00000000" w14:paraId="0000010E">
      <w:pPr>
        <w:rPr/>
      </w:pPr>
      <w:r w:rsidDel="00000000" w:rsidR="00000000" w:rsidRPr="00000000">
        <w:rPr>
          <w:rtl w:val="0"/>
        </w:rPr>
        <w:t xml:space="preserve">Schools are competing with social media, video games, and modern entertainment.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When I was a kid I loved games. I put in so much effort and tried so hard to be good at the games I played that I became the top 0.001% of millions and millions of players in some of the most competitive online strategy games of all time ( league of legends, and world of warcraft ). But in school, teachers couldn’t keep me engaged. Instead of focusing on the content, I slept. I was bored. The teachers didn’t have the tools they needed to keep me engaged, and motivated. Today’s students face similar challenges, and the problem has only gotten worse after covid.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This is why I created Expanse. I’m creating the tools to gamify the school system and keep students engaged. I’m improving academic achievement, and mental health while making school more fun.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6klktasujdsl" w:id="6"/>
      <w:bookmarkEnd w:id="6"/>
      <w:r w:rsidDel="00000000" w:rsidR="00000000" w:rsidRPr="00000000">
        <w:rPr>
          <w:rtl w:val="0"/>
        </w:rPr>
        <w:t xml:space="preserve">Me. Mental Health.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bgh5b0jevh6j" w:id="7"/>
      <w:bookmarkEnd w:id="7"/>
      <w:r w:rsidDel="00000000" w:rsidR="00000000" w:rsidRPr="00000000">
        <w:rPr>
          <w:rtl w:val="0"/>
        </w:rPr>
        <w:t xml:space="preserve">Low Engagement. Fights, absences. (1.5min, slower tone, serious tone.)</w:t>
      </w:r>
    </w:p>
    <w:p w:rsidR="00000000" w:rsidDel="00000000" w:rsidP="00000000" w:rsidRDefault="00000000" w:rsidRPr="00000000" w14:paraId="00000118">
      <w:pPr>
        <w:rPr/>
      </w:pPr>
      <w:r w:rsidDel="00000000" w:rsidR="00000000" w:rsidRPr="00000000">
        <w:rPr>
          <w:rtl w:val="0"/>
        </w:rPr>
        <w:t xml:space="preserve">Did you know only half of students report as being engaged in the classroom?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you want to truly understand the depth of the problem try visiting some of the lower engagement schools. It’s heartbreaking. These kids are continuously skipping class. They’re just walking around the halls single day to avoid the classroom. All. Day. Long. Students are showing up multiple hours late in herds, packs of them, every day, hours late. It’s a battle for the administration to keep them in class and they don’t want to punish them over and over because it’s not working.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What’s worse? They’re fighting each other. Every, single, week there are bloody battles.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Why? Why are these things happening?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They’re bored. They’re anxious. They’re frustrated because they aren’t able to focus. They lack goals. They lack positive reinforcement. They crave stimulation and want to avoid the pain of frustration from the classroom. They don’t have the motivation to push through.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They can’t see the purpose of their education.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Our children are literally shedding blood week after week. They need help, and they need it now. Expanse is creating the tools needed to keep these students engaged and motivated. To teach them the purpose, and to save their lives.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ewznay2bkrxr" w:id="8"/>
      <w:bookmarkEnd w:id="8"/>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0" w:date="2025-03-26T20:56:1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make it sound like its an adventure app though?</w:t>
      </w:r>
    </w:p>
  </w:comment>
  <w:comment w:author="Matthew Mckeller" w:id="1" w:date="2025-03-26T20:56:37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word traditional to help with that</w:t>
      </w:r>
    </w:p>
  </w:comment>
  <w:comment w:author="Matthew Mckeller" w:id="3" w:date="2025-03-26T23:17:0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 do with losing potential and needing to tap into the potential and unleash their potential</w:t>
      </w:r>
    </w:p>
  </w:comment>
  <w:comment w:author="Matthew Mckeller" w:id="2" w:date="2025-03-26T19:14:53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removing modern too? check on wording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