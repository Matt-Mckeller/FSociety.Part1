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rtl w:val="0"/>
        </w:rPr>
        <w:t xml:space="preserve">Hey __PERSON_!</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t xml:space="preserve">Thanks for connecting with me.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efficient, affordable, and reliable way.</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Are you or your organization interested in custom software development? Expanse creates web and mobile applications to help you solve problems, relieve pain points, and grow your business. Our process is 100% transparent. We provide real-time status updates, and you will know ahead of time exactly what you are paying for each feature of your application.</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commentRangeStart w:id="1"/>
      <w:r w:rsidDel="00000000" w:rsidR="00000000" w:rsidRPr="00000000">
        <w:rPr>
          <w:color w:val="222222"/>
          <w:rtl w:val="0"/>
        </w:rPr>
        <w:t xml:space="preserve">I look forward to learning about how we can partner to expand access to __THEIR COMPANIES PURPOSE___</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Make sure to check out our LinkedIn, and visit our website at </w:t>
      </w:r>
      <w:hyperlink r:id="rId7">
        <w:r w:rsidDel="00000000" w:rsidR="00000000" w:rsidRPr="00000000">
          <w:rPr>
            <w:color w:val="1155cc"/>
            <w:u w:val="single"/>
            <w:rtl w:val="0"/>
          </w:rPr>
          <w:t xml:space="preserve">https://www.expanseservices.com</w:t>
        </w:r>
      </w:hyperlink>
      <w:r w:rsidDel="00000000" w:rsidR="00000000" w:rsidRPr="00000000">
        <w:rPr>
          <w:color w:val="222222"/>
          <w:rtl w:val="0"/>
        </w:rPr>
        <w:t xml:space="preserve"> </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Thanks,</w:t>
      </w:r>
    </w:p>
    <w:p w:rsidR="00000000" w:rsidDel="00000000" w:rsidP="00000000" w:rsidRDefault="00000000" w:rsidRPr="00000000" w14:paraId="0000000C">
      <w:pPr>
        <w:rPr>
          <w:color w:val="222222"/>
        </w:rPr>
      </w:pPr>
      <w:r w:rsidDel="00000000" w:rsidR="00000000" w:rsidRPr="00000000">
        <w:rPr>
          <w:color w:val="222222"/>
          <w:rtl w:val="0"/>
        </w:rPr>
        <w:t xml:space="preserve">Matt Mckeller</w:t>
      </w:r>
    </w:p>
    <w:p w:rsidR="00000000" w:rsidDel="00000000" w:rsidP="00000000" w:rsidRDefault="00000000" w:rsidRPr="00000000" w14:paraId="0000000D">
      <w:pPr>
        <w:rPr>
          <w:color w:val="222222"/>
        </w:rPr>
      </w:pPr>
      <w:r w:rsidDel="00000000" w:rsidR="00000000" w:rsidRPr="00000000">
        <w:rPr>
          <w:color w:val="222222"/>
          <w:rtl w:val="0"/>
        </w:rPr>
        <w:t xml:space="preserve">(573) 291-8667</w:t>
      </w:r>
    </w:p>
    <w:p w:rsidR="00000000" w:rsidDel="00000000" w:rsidP="00000000" w:rsidRDefault="00000000" w:rsidRPr="00000000" w14:paraId="0000000E">
      <w:pPr>
        <w:rPr/>
      </w:pPr>
      <w:r w:rsidDel="00000000" w:rsidR="00000000" w:rsidRPr="00000000">
        <w:rPr>
          <w:color w:val="222222"/>
          <w:rtl w:val="0"/>
        </w:rPr>
        <w:t xml:space="preserve">matt@expanseservices.com</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Financial Business Closing</w:t>
      </w:r>
    </w:p>
    <w:p w:rsidR="00000000" w:rsidDel="00000000" w:rsidP="00000000" w:rsidRDefault="00000000" w:rsidRPr="00000000" w14:paraId="00000013">
      <w:pPr>
        <w:rPr/>
      </w:pPr>
      <w:r w:rsidDel="00000000" w:rsidR="00000000" w:rsidRPr="00000000">
        <w:rPr>
          <w:color w:val="222222"/>
          <w:rtl w:val="0"/>
        </w:rPr>
        <w:t xml:space="preserve">I look forward to learning about how we can partner to expand financial opportunity and facilitate growth to economies all over the world.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Pain point</w:t>
      </w:r>
    </w:p>
    <w:p w:rsidR="00000000" w:rsidDel="00000000" w:rsidP="00000000" w:rsidRDefault="00000000" w:rsidRPr="00000000" w14:paraId="0000001A">
      <w:pPr>
        <w:rPr/>
      </w:pPr>
      <w:r w:rsidDel="00000000" w:rsidR="00000000" w:rsidRPr="00000000">
        <w:rPr>
          <w:rtl w:val="0"/>
        </w:rPr>
        <w:t xml:space="preserve">Lack of development</w:t>
      </w:r>
    </w:p>
    <w:p w:rsidR="00000000" w:rsidDel="00000000" w:rsidP="00000000" w:rsidRDefault="00000000" w:rsidRPr="00000000" w14:paraId="0000001B">
      <w:pPr>
        <w:rPr/>
      </w:pPr>
      <w:r w:rsidDel="00000000" w:rsidR="00000000" w:rsidRPr="00000000">
        <w:rPr>
          <w:rtl w:val="0"/>
        </w:rPr>
        <w:t xml:space="preserve">Lack of developers</w:t>
      </w:r>
    </w:p>
    <w:p w:rsidR="00000000" w:rsidDel="00000000" w:rsidP="00000000" w:rsidRDefault="00000000" w:rsidRPr="00000000" w14:paraId="0000001C">
      <w:pPr>
        <w:rPr/>
      </w:pPr>
      <w:r w:rsidDel="00000000" w:rsidR="00000000" w:rsidRPr="00000000">
        <w:rPr>
          <w:rtl w:val="0"/>
        </w:rPr>
        <w:t xml:space="preserve">Never ending need for more software development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Solution</w:t>
      </w:r>
    </w:p>
    <w:p w:rsidR="00000000" w:rsidDel="00000000" w:rsidP="00000000" w:rsidRDefault="00000000" w:rsidRPr="00000000" w14:paraId="0000001F">
      <w:pPr>
        <w:rPr/>
      </w:pPr>
      <w:r w:rsidDel="00000000" w:rsidR="00000000" w:rsidRPr="00000000">
        <w:rPr>
          <w:rtl w:val="0"/>
        </w:rPr>
        <w:t xml:space="preserve">Expanse’s model for truly agile development that gives us access to more developers than ANYONE else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Custom Software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Previous ( after inMail )</w:t>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Software Development Reimagined | Expanse </w:t>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 Just sent you an inMail about how we can work together to provide innovative </w:t>
      </w:r>
      <w:r w:rsidDel="00000000" w:rsidR="00000000" w:rsidRPr="00000000">
        <w:rPr>
          <w:b w:val="1"/>
          <w:bCs w:val="1"/>
          <w:color w:val="222222"/>
          <w:rtl w:val="0"/>
        </w:rPr>
        <w:t xml:space="preserve">INDUSTRY</w:t>
      </w:r>
      <w:r w:rsidDel="00000000" w:rsidR="00000000" w:rsidRPr="00000000">
        <w:rPr>
          <w:color w:val="222222"/>
          <w:rtl w:val="0"/>
        </w:rPr>
        <w:t xml:space="preserve"> solutions for everyone, everywhere. Looking forward to connecting!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Follow up</w:t>
      </w:r>
    </w:p>
    <w:p w:rsidR="00000000" w:rsidDel="00000000" w:rsidP="00000000" w:rsidRDefault="00000000" w:rsidRPr="00000000" w14:paraId="0000002B">
      <w:pPr>
        <w:rPr/>
      </w:pPr>
      <w:r w:rsidDel="00000000" w:rsidR="00000000" w:rsidRPr="00000000">
        <w:rPr>
          <w:rtl w:val="0"/>
        </w:rPr>
        <w:t xml:space="preserve">Hey ___, thanks for connecting with me. &lt;Something personal and tailored&gt;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(ideas…)</w:t>
      </w:r>
    </w:p>
    <w:p w:rsidR="00000000" w:rsidDel="00000000" w:rsidP="00000000" w:rsidRDefault="00000000" w:rsidRPr="00000000" w14:paraId="0000002E">
      <w:pPr>
        <w:rPr/>
      </w:pPr>
      <w:r w:rsidDel="00000000" w:rsidR="00000000" w:rsidRPr="00000000">
        <w:rPr>
          <w:rtl w:val="0"/>
        </w:rPr>
        <w:t xml:space="preserve">Your career is badass!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people like to help right? I feel like this is a good way to not instantly start out with hey do you need to hire out, but at the same time… it does</w:t>
      </w:r>
    </w:p>
    <w:p w:rsidR="00000000" w:rsidDel="00000000" w:rsidP="00000000" w:rsidRDefault="00000000" w:rsidRPr="00000000" w14:paraId="00000031">
      <w:pPr>
        <w:rPr/>
      </w:pPr>
      <w:r w:rsidDel="00000000" w:rsidR="00000000" w:rsidRPr="00000000">
        <w:rPr>
          <w:b w:val="1"/>
          <w:bCs w:val="1"/>
          <w:rtl w:val="0"/>
        </w:rPr>
        <w:t xml:space="preserve">I could use some advice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have the skills and the experience to build applications and communicate but what I’m missing is the knowledge of how to find people who are interested in hiring out their development work. Also, how to find the right person to talk to. You have an amazing career in product management so I was hoping you could provide some insight</w:t>
      </w:r>
    </w:p>
    <w:p w:rsidR="00000000" w:rsidDel="00000000" w:rsidP="00000000" w:rsidRDefault="00000000" w:rsidRPr="00000000" w14:paraId="00000033">
      <w:pPr>
        <w:rPr/>
      </w:pPr>
      <w:r w:rsidDel="00000000" w:rsidR="00000000" w:rsidRPr="00000000">
        <w:rPr>
          <w:rtl w:val="0"/>
        </w:rPr>
        <w:t xml:space="preserve">You look like a very seasoned professional </w:t>
      </w:r>
    </w:p>
    <w:p w:rsidR="00000000" w:rsidDel="00000000" w:rsidP="00000000" w:rsidRDefault="00000000" w:rsidRPr="00000000" w14:paraId="00000034">
      <w:pPr>
        <w:rPr/>
      </w:pPr>
      <w:r w:rsidDel="00000000" w:rsidR="00000000" w:rsidRPr="00000000">
        <w:rPr>
          <w:rtl w:val="0"/>
        </w:rPr>
        <w:t xml:space="preserve">Who might be able to provide some insight into … </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ffffff" w:val="clear"/>
        <w:rPr>
          <w:b w:val="1"/>
          <w:bCs w:val="1"/>
          <w:color w:val="222222"/>
        </w:rPr>
      </w:pPr>
      <w:r w:rsidDel="00000000" w:rsidR="00000000" w:rsidRPr="00000000">
        <w:rPr>
          <w:b w:val="1"/>
          <w:bCs w:val="1"/>
          <w:color w:val="222222"/>
          <w:rtl w:val="0"/>
        </w:rPr>
        <w:t xml:space="preserve">Previous</w:t>
      </w:r>
    </w:p>
    <w:p w:rsidR="00000000" w:rsidDel="00000000" w:rsidP="00000000" w:rsidRDefault="00000000" w:rsidRPr="00000000" w14:paraId="00000038">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Software Development Reimagined | Expanse</w:t>
      </w:r>
    </w:p>
    <w:p w:rsidR="00000000" w:rsidDel="00000000" w:rsidP="00000000" w:rsidRDefault="00000000" w:rsidRPr="00000000" w14:paraId="00000039">
      <w:pPr>
        <w:shd w:fill="ffffff" w:val="clear"/>
        <w:rPr/>
      </w:pPr>
      <w:r w:rsidDel="00000000" w:rsidR="00000000" w:rsidRPr="00000000">
        <w:rPr>
          <w:rFonts w:ascii="Roboto" w:cs="Roboto" w:eastAsia="Roboto" w:hAnsi="Roboto"/>
          <w:color w:val="222222"/>
          <w:sz w:val="21"/>
          <w:szCs w:val="21"/>
          <w:rtl w:val="0"/>
        </w:rPr>
        <w:t xml:space="preserve">Hello NAME! I’d love a chance to tell you about how we can work together to grow COMPANY by creating best in class web and mobile applications.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9nnrt6leruvq" w:id="0"/>
      <w:bookmarkEnd w:id="0"/>
      <w:r w:rsidDel="00000000" w:rsidR="00000000" w:rsidRPr="00000000">
        <w:rPr>
          <w:rtl w:val="0"/>
        </w:rPr>
        <w:t xml:space="preserve">Brainstorming 1</w:t>
      </w:r>
    </w:p>
    <w:p w:rsidR="00000000" w:rsidDel="00000000" w:rsidP="00000000" w:rsidRDefault="00000000" w:rsidRPr="00000000" w14:paraId="0000003C">
      <w:pPr>
        <w:rPr/>
      </w:pPr>
      <w:r w:rsidDel="00000000" w:rsidR="00000000" w:rsidRPr="00000000">
        <w:rPr>
          <w:rtl w:val="0"/>
        </w:rPr>
        <w:t xml:space="preserve">Hey X, I have been looking for connections who </w:t>
      </w:r>
      <w:ins w:author="Matthew Mckeller" w:id="0" w:date="2021-10-02T13:41:14Z">
        <w:r w:rsidDel="00000000" w:rsidR="00000000" w:rsidRPr="00000000">
          <w:rPr>
            <w:rtl w:val="0"/>
          </w:rPr>
          <w:t xml:space="preserve">likely</w:t>
        </w:r>
      </w:ins>
      <w:del w:author="Matthew Mckeller" w:id="0" w:date="2021-10-02T13:41:14Z">
        <w:r w:rsidDel="00000000" w:rsidR="00000000" w:rsidRPr="00000000">
          <w:rPr>
            <w:rtl w:val="0"/>
          </w:rPr>
          <w:delText xml:space="preserve">might </w:delText>
        </w:r>
      </w:del>
      <w:ins w:author="Matthew Mckeller" w:id="0" w:date="2021-10-02T13:41:14Z">
        <w:r w:rsidDel="00000000" w:rsidR="00000000" w:rsidRPr="00000000">
          <w:rPr>
            <w:rtl w:val="0"/>
          </w:rPr>
          <w:t xml:space="preserve"> </w:t>
        </w:r>
      </w:ins>
      <w:r w:rsidDel="00000000" w:rsidR="00000000" w:rsidRPr="00000000">
        <w:rPr>
          <w:rtl w:val="0"/>
        </w:rPr>
        <w:t xml:space="preserve">need custom software development. There are not not nearly enough developers in the world to keep up with the demand. This is where I come into play. My company Expanse has access to more developers than ANYONE else. I would love to connect and teach you how we can help those in need all over the world while creating world class software to grow your organization and generate money for everyone.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Intro 1</w:t>
      </w:r>
    </w:p>
    <w:p w:rsidR="00000000" w:rsidDel="00000000" w:rsidP="00000000" w:rsidRDefault="00000000" w:rsidRPr="00000000" w14:paraId="0000003F">
      <w:pPr>
        <w:rPr/>
      </w:pPr>
      <w:r w:rsidDel="00000000" w:rsidR="00000000" w:rsidRPr="00000000">
        <w:rPr>
          <w:rtl w:val="0"/>
        </w:rPr>
        <w:t xml:space="preserve">Hey X, I have been looking for connections who need custom software development.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Intro 2</w:t>
      </w:r>
    </w:p>
    <w:p w:rsidR="00000000" w:rsidDel="00000000" w:rsidP="00000000" w:rsidRDefault="00000000" w:rsidRPr="00000000" w14:paraId="00000042">
      <w:pPr>
        <w:rPr/>
      </w:pPr>
      <w:r w:rsidDel="00000000" w:rsidR="00000000" w:rsidRPr="00000000">
        <w:rPr>
          <w:rtl w:val="0"/>
        </w:rPr>
        <w:t xml:space="preserve">Hey X, I have been trying to grow my business but I’m relatively new to this. I know what I can offer and what I can do, but I’m not sure how to find the right people!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Intro 3</w:t>
      </w:r>
    </w:p>
    <w:p w:rsidR="00000000" w:rsidDel="00000000" w:rsidP="00000000" w:rsidRDefault="00000000" w:rsidRPr="00000000" w14:paraId="00000045">
      <w:pPr>
        <w:rPr/>
      </w:pPr>
      <w:r w:rsidDel="00000000" w:rsidR="00000000" w:rsidRPr="00000000">
        <w:rPr>
          <w:rtl w:val="0"/>
        </w:rPr>
        <w:t xml:space="preserve">I’m here to tell you about Expanse and how we can partner to expand access to ___something specific to them___!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Intro 4</w:t>
      </w:r>
    </w:p>
    <w:p w:rsidR="00000000" w:rsidDel="00000000" w:rsidP="00000000" w:rsidRDefault="00000000" w:rsidRPr="00000000" w14:paraId="00000048">
      <w:pPr>
        <w:rPr/>
      </w:pPr>
      <w:r w:rsidDel="00000000" w:rsidR="00000000" w:rsidRPr="00000000">
        <w:rPr>
          <w:rtl w:val="0"/>
        </w:rPr>
        <w:t xml:space="preserve">I am a motivated and competitive project manager, software architect, and visionary.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Intro 5</w:t>
      </w:r>
    </w:p>
    <w:p w:rsidR="00000000" w:rsidDel="00000000" w:rsidP="00000000" w:rsidRDefault="00000000" w:rsidRPr="00000000" w14:paraId="0000004B">
      <w:pPr>
        <w:rPr/>
      </w:pPr>
      <w:r w:rsidDel="00000000" w:rsidR="00000000" w:rsidRPr="00000000">
        <w:rPr>
          <w:rtl w:val="0"/>
        </w:rPr>
        <w:t xml:space="preserve">Hey ___, thanks for connecting with me. &lt;Something personal and tailored&gt;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Intro 6 / Compliment</w:t>
      </w:r>
    </w:p>
    <w:p w:rsidR="00000000" w:rsidDel="00000000" w:rsidP="00000000" w:rsidRDefault="00000000" w:rsidRPr="00000000" w14:paraId="0000004E">
      <w:pPr>
        <w:rPr/>
      </w:pPr>
      <w:r w:rsidDel="00000000" w:rsidR="00000000" w:rsidRPr="00000000">
        <w:rPr>
          <w:rtl w:val="0"/>
        </w:rPr>
        <w:t xml:space="preserve">Your career is badass! ~ </w:t>
      </w:r>
    </w:p>
    <w:p w:rsidR="00000000" w:rsidDel="00000000" w:rsidP="00000000" w:rsidRDefault="00000000" w:rsidRPr="00000000" w14:paraId="0000004F">
      <w:pPr>
        <w:rPr/>
      </w:pPr>
      <w:r w:rsidDel="00000000" w:rsidR="00000000" w:rsidRPr="00000000">
        <w:rPr>
          <w:rtl w:val="0"/>
        </w:rPr>
        <w:t xml:space="preserve">You have an amazing career in product management so I was hoping you could provide some insight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Intro 7</w:t>
      </w:r>
    </w:p>
    <w:p w:rsidR="00000000" w:rsidDel="00000000" w:rsidP="00000000" w:rsidRDefault="00000000" w:rsidRPr="00000000" w14:paraId="00000052">
      <w:pPr>
        <w:rPr/>
      </w:pPr>
      <w:r w:rsidDel="00000000" w:rsidR="00000000" w:rsidRPr="00000000">
        <w:rPr>
          <w:rtl w:val="0"/>
        </w:rPr>
        <w:t xml:space="preserve">I have the skills and the experience to build applications, solve problems, and project management but…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Intro 8</w:t>
      </w:r>
    </w:p>
    <w:p w:rsidR="00000000" w:rsidDel="00000000" w:rsidP="00000000" w:rsidRDefault="00000000" w:rsidRPr="00000000" w14:paraId="00000055">
      <w:pPr>
        <w:rPr/>
      </w:pPr>
      <w:r w:rsidDel="00000000" w:rsidR="00000000" w:rsidRPr="00000000">
        <w:rPr>
          <w:rtl w:val="0"/>
        </w:rPr>
        <w:t xml:space="preserve">I could use some advice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Intro 9 / Compliment</w:t>
      </w:r>
    </w:p>
    <w:p w:rsidR="00000000" w:rsidDel="00000000" w:rsidP="00000000" w:rsidRDefault="00000000" w:rsidRPr="00000000" w14:paraId="00000058">
      <w:pPr>
        <w:rPr/>
      </w:pPr>
      <w:r w:rsidDel="00000000" w:rsidR="00000000" w:rsidRPr="00000000">
        <w:rPr>
          <w:rtl w:val="0"/>
        </w:rPr>
        <w:t xml:space="preserve">You look like a very seasoned professional </w:t>
      </w:r>
    </w:p>
    <w:p w:rsidR="00000000" w:rsidDel="00000000" w:rsidP="00000000" w:rsidRDefault="00000000" w:rsidRPr="00000000" w14:paraId="00000059">
      <w:pPr>
        <w:rPr>
          <w:b w:val="1"/>
          <w:bCs w:val="1"/>
        </w:rPr>
      </w:pPr>
      <w:r w:rsidDel="00000000" w:rsidR="00000000" w:rsidRPr="00000000">
        <w:rPr>
          <w:rtl w:val="0"/>
        </w:rPr>
        <w:t xml:space="preserve">Who might be able to provide some insight into …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Question 1</w:t>
      </w:r>
    </w:p>
    <w:p w:rsidR="00000000" w:rsidDel="00000000" w:rsidP="00000000" w:rsidRDefault="00000000" w:rsidRPr="00000000" w14:paraId="0000005C">
      <w:pPr>
        <w:rPr/>
      </w:pPr>
      <w:r w:rsidDel="00000000" w:rsidR="00000000" w:rsidRPr="00000000">
        <w:rPr>
          <w:rtl w:val="0"/>
        </w:rPr>
        <w:t xml:space="preserve">I’m missing the knowledge of how to find people who are interested in hiring out their development work. </w:t>
      </w:r>
    </w:p>
    <w:p w:rsidR="00000000" w:rsidDel="00000000" w:rsidP="00000000" w:rsidRDefault="00000000" w:rsidRPr="00000000" w14:paraId="0000005D">
      <w:pPr>
        <w:rPr/>
      </w:pPr>
      <w:r w:rsidDel="00000000" w:rsidR="00000000" w:rsidRPr="00000000">
        <w:rPr>
          <w:rtl w:val="0"/>
        </w:rPr>
        <w:t xml:space="preserve">Also, how to find the right person to talk to.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Question 2 / Advice 2</w:t>
      </w:r>
    </w:p>
    <w:p w:rsidR="00000000" w:rsidDel="00000000" w:rsidP="00000000" w:rsidRDefault="00000000" w:rsidRPr="00000000" w14:paraId="00000060">
      <w:pPr>
        <w:rPr/>
      </w:pPr>
      <w:r w:rsidDel="00000000" w:rsidR="00000000" w:rsidRPr="00000000">
        <w:rPr>
          <w:rtl w:val="0"/>
        </w:rPr>
        <w:t xml:space="preserve">Despite how hard I might try; I can not do everything alone! I am seeking partnership and guidance in the industry, access to resources, and capital to bring The Expanse Model to life!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Advice 3</w:t>
      </w:r>
    </w:p>
    <w:p w:rsidR="00000000" w:rsidDel="00000000" w:rsidP="00000000" w:rsidRDefault="00000000" w:rsidRPr="00000000" w14:paraId="00000063">
      <w:pPr>
        <w:rPr/>
      </w:pPr>
      <w:r w:rsidDel="00000000" w:rsidR="00000000" w:rsidRPr="00000000">
        <w:rPr>
          <w:rtl w:val="0"/>
        </w:rPr>
        <w:t xml:space="preserve">I could use some advice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Advice 4</w:t>
      </w:r>
    </w:p>
    <w:p w:rsidR="00000000" w:rsidDel="00000000" w:rsidP="00000000" w:rsidRDefault="00000000" w:rsidRPr="00000000" w14:paraId="00000066">
      <w:pPr>
        <w:rPr>
          <w:b w:val="1"/>
          <w:bCs w:val="1"/>
        </w:rPr>
      </w:pPr>
      <w:r w:rsidDel="00000000" w:rsidR="00000000" w:rsidRPr="00000000">
        <w:rPr>
          <w:rtl w:val="0"/>
        </w:rPr>
        <w:t xml:space="preserve">but I’m not sure how to find the right people!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Pain point 1</w:t>
      </w:r>
    </w:p>
    <w:p w:rsidR="00000000" w:rsidDel="00000000" w:rsidP="00000000" w:rsidRDefault="00000000" w:rsidRPr="00000000" w14:paraId="00000069">
      <w:pPr>
        <w:rPr/>
      </w:pPr>
      <w:r w:rsidDel="00000000" w:rsidR="00000000" w:rsidRPr="00000000">
        <w:rPr>
          <w:rtl w:val="0"/>
        </w:rPr>
        <w:t xml:space="preserve">There are not not nearly enough developers in the world to keep up with the demand.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Solution 1 / Offering 1</w:t>
      </w:r>
    </w:p>
    <w:p w:rsidR="00000000" w:rsidDel="00000000" w:rsidP="00000000" w:rsidRDefault="00000000" w:rsidRPr="00000000" w14:paraId="0000006E">
      <w:pPr>
        <w:rPr/>
      </w:pPr>
      <w:r w:rsidDel="00000000" w:rsidR="00000000" w:rsidRPr="00000000">
        <w:rPr>
          <w:rtl w:val="0"/>
        </w:rPr>
        <w:t xml:space="preserve">I would love to connect and teach you how we can help those in need all over the world while creating world class software to grow your organization and generate money for everyone.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Solution 2</w:t>
      </w:r>
    </w:p>
    <w:p w:rsidR="00000000" w:rsidDel="00000000" w:rsidP="00000000" w:rsidRDefault="00000000" w:rsidRPr="00000000" w14:paraId="00000072">
      <w:pPr>
        <w:rPr/>
      </w:pPr>
      <w:r w:rsidDel="00000000" w:rsidR="00000000" w:rsidRPr="00000000">
        <w:rPr>
          <w:rtl w:val="0"/>
        </w:rPr>
        <w:t xml:space="preserve">My company Expanse has access to more developers than ANYONE else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Solution 3</w:t>
      </w:r>
    </w:p>
    <w:p w:rsidR="00000000" w:rsidDel="00000000" w:rsidP="00000000" w:rsidRDefault="00000000" w:rsidRPr="00000000" w14:paraId="00000075">
      <w:pPr>
        <w:shd w:fill="ffffff" w:val="clear"/>
        <w:rPr>
          <w:b w:val="1"/>
          <w:bCs w:val="1"/>
        </w:rPr>
      </w:pPr>
      <w:r w:rsidDel="00000000" w:rsidR="00000000" w:rsidRPr="00000000">
        <w:rPr>
          <w:color w:val="222222"/>
          <w:rtl w:val="0"/>
        </w:rPr>
        <w:t xml:space="preserve">My company, Expanse, is a revolutionary software development organization that brings high quality software to the world in a more efficient, affordable, and reliable way; software that creates more job opportunities and higher incomes for developers across the world.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miqscewpvyo8" w:id="1"/>
      <w:bookmarkEnd w:id="1"/>
      <w:r w:rsidDel="00000000" w:rsidR="00000000" w:rsidRPr="00000000">
        <w:rPr>
          <w:rtl w:val="0"/>
        </w:rPr>
        <w:t xml:space="preserve">Brainstorming 2</w:t>
      </w:r>
    </w:p>
    <w:p w:rsidR="00000000" w:rsidDel="00000000" w:rsidP="00000000" w:rsidRDefault="00000000" w:rsidRPr="00000000" w14:paraId="0000007C">
      <w:pPr>
        <w:rPr/>
      </w:pPr>
      <w:r w:rsidDel="00000000" w:rsidR="00000000" w:rsidRPr="00000000">
        <w:rPr>
          <w:rtl w:val="0"/>
        </w:rPr>
        <w:t xml:space="preserve">Thanks for connecting with 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I’m trying to grow my network …</w:t>
      </w:r>
    </w:p>
    <w:p w:rsidR="00000000" w:rsidDel="00000000" w:rsidP="00000000" w:rsidRDefault="00000000" w:rsidRPr="00000000" w14:paraId="0000007F">
      <w:pPr>
        <w:rPr/>
      </w:pPr>
      <w:r w:rsidDel="00000000" w:rsidR="00000000" w:rsidRPr="00000000">
        <w:rPr>
          <w:rtl w:val="0"/>
        </w:rPr>
        <w:t xml:space="preserve">I’m trying to grow my network, and gain more of a presence in the industry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 trying to find some new clients</w:t>
      </w:r>
    </w:p>
    <w:p w:rsidR="00000000" w:rsidDel="00000000" w:rsidP="00000000" w:rsidRDefault="00000000" w:rsidRPr="00000000" w14:paraId="00000082">
      <w:pPr>
        <w:rPr/>
      </w:pPr>
      <w:r w:rsidDel="00000000" w:rsidR="00000000" w:rsidRPr="00000000">
        <w:rPr>
          <w:rtl w:val="0"/>
        </w:rPr>
        <w:t xml:space="preserve">I’m looking to talk to someone in charge of application development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I’m looking to talk to someone in charge of application development who might be interested in custom software solutions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I’m looking to talk to someone who may be interested in custom software development.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Goal:</w:t>
      </w:r>
    </w:p>
    <w:p w:rsidR="00000000" w:rsidDel="00000000" w:rsidP="00000000" w:rsidRDefault="00000000" w:rsidRPr="00000000" w14:paraId="00000089">
      <w:pPr>
        <w:rPr/>
      </w:pPr>
      <w:r w:rsidDel="00000000" w:rsidR="00000000" w:rsidRPr="00000000">
        <w:rPr>
          <w:rtl w:val="0"/>
        </w:rPr>
        <w:t xml:space="preserve">Get them to look at my profile?</w:t>
      </w:r>
    </w:p>
    <w:p w:rsidR="00000000" w:rsidDel="00000000" w:rsidP="00000000" w:rsidRDefault="00000000" w:rsidRPr="00000000" w14:paraId="0000008A">
      <w:pPr>
        <w:rPr/>
      </w:pPr>
      <w:r w:rsidDel="00000000" w:rsidR="00000000" w:rsidRPr="00000000">
        <w:rPr>
          <w:rtl w:val="0"/>
        </w:rPr>
        <w:t xml:space="preserve">Get advice?</w:t>
      </w:r>
    </w:p>
    <w:p w:rsidR="00000000" w:rsidDel="00000000" w:rsidP="00000000" w:rsidRDefault="00000000" w:rsidRPr="00000000" w14:paraId="0000008B">
      <w:pPr>
        <w:rPr/>
      </w:pPr>
      <w:r w:rsidDel="00000000" w:rsidR="00000000" w:rsidRPr="00000000">
        <w:rPr>
          <w:rtl w:val="0"/>
        </w:rPr>
        <w:t xml:space="preserve">Get a client?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Asking for advice kind of makes me not feel confident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Networking</w:t>
      </w:r>
    </w:p>
    <w:p w:rsidR="00000000" w:rsidDel="00000000" w:rsidP="00000000" w:rsidRDefault="00000000" w:rsidRPr="00000000" w14:paraId="00000091">
      <w:pPr>
        <w:rPr/>
      </w:pPr>
      <w:r w:rsidDel="00000000" w:rsidR="00000000" w:rsidRPr="00000000">
        <w:rPr>
          <w:rtl w:val="0"/>
        </w:rPr>
        <w:t xml:space="preserve">Growing business</w:t>
      </w:r>
    </w:p>
    <w:p w:rsidR="00000000" w:rsidDel="00000000" w:rsidP="00000000" w:rsidRDefault="00000000" w:rsidRPr="00000000" w14:paraId="00000092">
      <w:pPr>
        <w:rPr/>
      </w:pPr>
      <w:r w:rsidDel="00000000" w:rsidR="00000000" w:rsidRPr="00000000">
        <w:rPr>
          <w:rtl w:val="0"/>
        </w:rPr>
        <w:t xml:space="preserve">KC Area?</w:t>
      </w:r>
    </w:p>
    <w:p w:rsidR="00000000" w:rsidDel="00000000" w:rsidP="00000000" w:rsidRDefault="00000000" w:rsidRPr="00000000" w14:paraId="00000093">
      <w:pPr>
        <w:rPr/>
      </w:pPr>
      <w:r w:rsidDel="00000000" w:rsidR="00000000" w:rsidRPr="00000000">
        <w:rPr>
          <w:rtl w:val="0"/>
        </w:rPr>
        <w:t xml:space="preserve">I’m offering custom software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222222"/>
        </w:rPr>
      </w:pPr>
      <w:r w:rsidDel="00000000" w:rsidR="00000000" w:rsidRPr="00000000">
        <w:rPr>
          <w:rtl w:val="0"/>
        </w:rPr>
        <w:t xml:space="preserve">Hey! Thanks for connecting with me.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efficient, affordable, and reliable way.</w:t>
      </w:r>
    </w:p>
    <w:p w:rsidR="00000000" w:rsidDel="00000000" w:rsidP="00000000" w:rsidRDefault="00000000" w:rsidRPr="00000000" w14:paraId="00000096">
      <w:pPr>
        <w:rPr>
          <w:color w:val="222222"/>
        </w:rPr>
      </w:pPr>
      <w:r w:rsidDel="00000000" w:rsidR="00000000" w:rsidRPr="00000000">
        <w:rPr>
          <w:rtl w:val="0"/>
        </w:rPr>
      </w:r>
    </w:p>
    <w:p w:rsidR="00000000" w:rsidDel="00000000" w:rsidP="00000000" w:rsidRDefault="00000000" w:rsidRPr="00000000" w14:paraId="00000097">
      <w:pPr>
        <w:rPr>
          <w:color w:val="222222"/>
        </w:rPr>
      </w:pPr>
      <w:r w:rsidDel="00000000" w:rsidR="00000000" w:rsidRPr="00000000">
        <w:rPr>
          <w:color w:val="222222"/>
          <w:rtl w:val="0"/>
        </w:rPr>
        <w:t xml:space="preserve">Do you need custom software solutions</w:t>
      </w:r>
    </w:p>
    <w:p w:rsidR="00000000" w:rsidDel="00000000" w:rsidP="00000000" w:rsidRDefault="00000000" w:rsidRPr="00000000" w14:paraId="00000098">
      <w:pPr>
        <w:rPr>
          <w:color w:val="222222"/>
        </w:rPr>
      </w:pPr>
      <w:r w:rsidDel="00000000" w:rsidR="00000000" w:rsidRPr="00000000">
        <w:rPr>
          <w:color w:val="222222"/>
          <w:rtl w:val="0"/>
        </w:rPr>
        <w:t xml:space="preserve">Is there anything I can do for you? </w:t>
      </w:r>
    </w:p>
    <w:p w:rsidR="00000000" w:rsidDel="00000000" w:rsidP="00000000" w:rsidRDefault="00000000" w:rsidRPr="00000000" w14:paraId="00000099">
      <w:pPr>
        <w:rPr>
          <w:color w:val="222222"/>
        </w:rPr>
      </w:pPr>
      <w:r w:rsidDel="00000000" w:rsidR="00000000" w:rsidRPr="00000000">
        <w:rPr>
          <w:color w:val="222222"/>
          <w:rtl w:val="0"/>
        </w:rPr>
        <w:t xml:space="preserve">I can create mobile and web applications to ...</w:t>
      </w:r>
      <w:r w:rsidDel="00000000" w:rsidR="00000000" w:rsidRPr="00000000">
        <w:rPr>
          <w:rtl w:val="0"/>
        </w:rPr>
      </w:r>
    </w:p>
    <w:p w:rsidR="00000000" w:rsidDel="00000000" w:rsidP="00000000" w:rsidRDefault="00000000" w:rsidRPr="00000000" w14:paraId="0000009A">
      <w:pPr>
        <w:rPr>
          <w:color w:val="222222"/>
        </w:rPr>
      </w:pPr>
      <w:r w:rsidDel="00000000" w:rsidR="00000000" w:rsidRPr="00000000">
        <w:rPr>
          <w:color w:val="222222"/>
          <w:rtl w:val="0"/>
        </w:rPr>
        <w:t xml:space="preserve">Are you or your organization interested in custom software development? We can create web and mobile applications to help you solve problems, relieve pain points, and grow your business. </w:t>
      </w:r>
    </w:p>
    <w:p w:rsidR="00000000" w:rsidDel="00000000" w:rsidP="00000000" w:rsidRDefault="00000000" w:rsidRPr="00000000" w14:paraId="0000009B">
      <w:pPr>
        <w:rPr>
          <w:color w:val="222222"/>
        </w:rPr>
      </w:pPr>
      <w:r w:rsidDel="00000000" w:rsidR="00000000" w:rsidRPr="00000000">
        <w:rPr>
          <w:rtl w:val="0"/>
        </w:rPr>
      </w:r>
    </w:p>
    <w:p w:rsidR="00000000" w:rsidDel="00000000" w:rsidP="00000000" w:rsidRDefault="00000000" w:rsidRPr="00000000" w14:paraId="0000009C">
      <w:pPr>
        <w:rPr>
          <w:color w:val="222222"/>
        </w:rPr>
      </w:pPr>
      <w:r w:rsidDel="00000000" w:rsidR="00000000" w:rsidRPr="00000000">
        <w:rPr>
          <w:color w:val="222222"/>
          <w:rtl w:val="0"/>
        </w:rPr>
        <w:t xml:space="preserve">Check out our LinkedIn, and visit our website at </w:t>
      </w:r>
      <w:hyperlink r:id="rId8">
        <w:r w:rsidDel="00000000" w:rsidR="00000000" w:rsidRPr="00000000">
          <w:rPr>
            <w:color w:val="1155cc"/>
            <w:u w:val="single"/>
            <w:rtl w:val="0"/>
          </w:rPr>
          <w:t xml:space="preserve">www.expanseservices.com</w:t>
        </w:r>
      </w:hyperlink>
      <w:r w:rsidDel="00000000" w:rsidR="00000000" w:rsidRPr="00000000">
        <w:rPr>
          <w:color w:val="222222"/>
          <w:rtl w:val="0"/>
        </w:rPr>
        <w:t xml:space="preserve"> </w:t>
      </w:r>
    </w:p>
    <w:p w:rsidR="00000000" w:rsidDel="00000000" w:rsidP="00000000" w:rsidRDefault="00000000" w:rsidRPr="00000000" w14:paraId="0000009D">
      <w:pPr>
        <w:rPr>
          <w:color w:val="222222"/>
        </w:rPr>
      </w:pPr>
      <w:r w:rsidDel="00000000" w:rsidR="00000000" w:rsidRPr="00000000">
        <w:rPr>
          <w:rtl w:val="0"/>
        </w:rPr>
      </w:r>
    </w:p>
    <w:p w:rsidR="00000000" w:rsidDel="00000000" w:rsidP="00000000" w:rsidRDefault="00000000" w:rsidRPr="00000000" w14:paraId="0000009E">
      <w:pPr>
        <w:rPr>
          <w:color w:val="222222"/>
        </w:rPr>
      </w:pPr>
      <w:r w:rsidDel="00000000" w:rsidR="00000000" w:rsidRPr="00000000">
        <w:rPr>
          <w:color w:val="222222"/>
          <w:rtl w:val="0"/>
        </w:rPr>
        <w:t xml:space="preserve">I look forward to learning more about what Expanse can do for you.</w:t>
      </w:r>
    </w:p>
    <w:p w:rsidR="00000000" w:rsidDel="00000000" w:rsidP="00000000" w:rsidRDefault="00000000" w:rsidRPr="00000000" w14:paraId="0000009F">
      <w:pPr>
        <w:rPr>
          <w:color w:val="222222"/>
        </w:rPr>
      </w:pPr>
      <w:r w:rsidDel="00000000" w:rsidR="00000000" w:rsidRPr="00000000">
        <w:rPr>
          <w:color w:val="222222"/>
          <w:rtl w:val="0"/>
        </w:rPr>
        <w:t xml:space="preserve">I look forward to learning about how we can partner to expand access to __their companies purpose___</w:t>
      </w:r>
    </w:p>
    <w:p w:rsidR="00000000" w:rsidDel="00000000" w:rsidP="00000000" w:rsidRDefault="00000000" w:rsidRPr="00000000" w14:paraId="000000A0">
      <w:pPr>
        <w:rPr>
          <w:color w:val="222222"/>
        </w:rPr>
      </w:pPr>
      <w:r w:rsidDel="00000000" w:rsidR="00000000" w:rsidRPr="00000000">
        <w:rPr>
          <w:rtl w:val="0"/>
        </w:rPr>
      </w:r>
    </w:p>
    <w:p w:rsidR="00000000" w:rsidDel="00000000" w:rsidP="00000000" w:rsidRDefault="00000000" w:rsidRPr="00000000" w14:paraId="000000A1">
      <w:pPr>
        <w:rPr>
          <w:color w:val="222222"/>
        </w:rPr>
      </w:pPr>
      <w:r w:rsidDel="00000000" w:rsidR="00000000" w:rsidRPr="00000000">
        <w:rPr>
          <w:rtl w:val="0"/>
        </w:rPr>
        <w:t xml:space="preserve">I’m here to tell you about Expanse and how we can partner to expand access to ___something </w:t>
      </w:r>
      <w:r w:rsidDel="00000000" w:rsidR="00000000" w:rsidRPr="00000000">
        <w:rPr>
          <w:rtl w:val="0"/>
        </w:rPr>
      </w:r>
    </w:p>
    <w:p w:rsidR="00000000" w:rsidDel="00000000" w:rsidP="00000000" w:rsidRDefault="00000000" w:rsidRPr="00000000" w14:paraId="000000A2">
      <w:pPr>
        <w:rPr>
          <w:color w:val="222222"/>
        </w:rPr>
      </w:pPr>
      <w:r w:rsidDel="00000000" w:rsidR="00000000" w:rsidRPr="00000000">
        <w:rPr>
          <w:rtl w:val="0"/>
        </w:rPr>
      </w:r>
    </w:p>
    <w:p w:rsidR="00000000" w:rsidDel="00000000" w:rsidP="00000000" w:rsidRDefault="00000000" w:rsidRPr="00000000" w14:paraId="000000A3">
      <w:pPr>
        <w:rPr>
          <w:color w:val="222222"/>
        </w:rPr>
      </w:pPr>
      <w:r w:rsidDel="00000000" w:rsidR="00000000" w:rsidRPr="00000000">
        <w:rPr>
          <w:rtl w:val="0"/>
        </w:rPr>
      </w:r>
    </w:p>
    <w:p w:rsidR="00000000" w:rsidDel="00000000" w:rsidP="00000000" w:rsidRDefault="00000000" w:rsidRPr="00000000" w14:paraId="000000A4">
      <w:pPr>
        <w:rPr>
          <w:color w:val="222222"/>
        </w:rPr>
      </w:pPr>
      <w:r w:rsidDel="00000000" w:rsidR="00000000" w:rsidRPr="00000000">
        <w:rPr>
          <w:rtl w:val="0"/>
        </w:rPr>
      </w:r>
    </w:p>
    <w:p w:rsidR="00000000" w:rsidDel="00000000" w:rsidP="00000000" w:rsidRDefault="00000000" w:rsidRPr="00000000" w14:paraId="000000A5">
      <w:pPr>
        <w:rPr>
          <w:color w:val="222222"/>
        </w:rPr>
      </w:pPr>
      <w:r w:rsidDel="00000000" w:rsidR="00000000" w:rsidRPr="00000000">
        <w:rPr>
          <w:color w:val="222222"/>
          <w:rtl w:val="0"/>
        </w:rPr>
        <w:t xml:space="preserve">Make lives easier</w:t>
      </w:r>
    </w:p>
    <w:p w:rsidR="00000000" w:rsidDel="00000000" w:rsidP="00000000" w:rsidRDefault="00000000" w:rsidRPr="00000000" w14:paraId="000000A6">
      <w:pPr>
        <w:rPr>
          <w:color w:val="222222"/>
        </w:rPr>
      </w:pPr>
      <w:r w:rsidDel="00000000" w:rsidR="00000000" w:rsidRPr="00000000">
        <w:rPr>
          <w:color w:val="222222"/>
          <w:rtl w:val="0"/>
        </w:rPr>
        <w:t xml:space="preserve">Create innovative solutions to complex problems</w:t>
      </w:r>
    </w:p>
    <w:p w:rsidR="00000000" w:rsidDel="00000000" w:rsidP="00000000" w:rsidRDefault="00000000" w:rsidRPr="00000000" w14:paraId="000000A7">
      <w:pPr>
        <w:rPr>
          <w:color w:val="222222"/>
        </w:rPr>
      </w:pPr>
      <w:r w:rsidDel="00000000" w:rsidR="00000000" w:rsidRPr="00000000">
        <w:rPr>
          <w:rtl w:val="0"/>
        </w:rPr>
      </w:r>
    </w:p>
    <w:p w:rsidR="00000000" w:rsidDel="00000000" w:rsidP="00000000" w:rsidRDefault="00000000" w:rsidRPr="00000000" w14:paraId="000000A8">
      <w:pPr>
        <w:rPr>
          <w:color w:val="222222"/>
        </w:rPr>
      </w:pPr>
      <w:r w:rsidDel="00000000" w:rsidR="00000000" w:rsidRPr="00000000">
        <w:rPr>
          <w:rtl w:val="0"/>
        </w:rPr>
      </w:r>
    </w:p>
    <w:p w:rsidR="00000000" w:rsidDel="00000000" w:rsidP="00000000" w:rsidRDefault="00000000" w:rsidRPr="00000000" w14:paraId="000000A9">
      <w:pPr>
        <w:rPr>
          <w:color w:val="222222"/>
        </w:rPr>
      </w:pPr>
      <w:r w:rsidDel="00000000" w:rsidR="00000000" w:rsidRPr="00000000">
        <w:rPr>
          <w:color w:val="222222"/>
          <w:rtl w:val="0"/>
        </w:rPr>
        <w:t xml:space="preserve">Is there anything I can do for you…</w:t>
      </w:r>
    </w:p>
    <w:p w:rsidR="00000000" w:rsidDel="00000000" w:rsidP="00000000" w:rsidRDefault="00000000" w:rsidRPr="00000000" w14:paraId="000000AA">
      <w:pPr>
        <w:rPr>
          <w:color w:val="222222"/>
        </w:rPr>
      </w:pPr>
      <w:r w:rsidDel="00000000" w:rsidR="00000000" w:rsidRPr="00000000">
        <w:rPr>
          <w:color w:val="222222"/>
          <w:rtl w:val="0"/>
        </w:rPr>
        <w:t xml:space="preserve">Do you need custom software solutions for ___?</w:t>
      </w:r>
    </w:p>
    <w:p w:rsidR="00000000" w:rsidDel="00000000" w:rsidP="00000000" w:rsidRDefault="00000000" w:rsidRPr="00000000" w14:paraId="000000AB">
      <w:pPr>
        <w:rPr>
          <w:color w:val="222222"/>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Hang on to my info</w:t>
      </w:r>
    </w:p>
    <w:p w:rsidR="00000000" w:rsidDel="00000000" w:rsidP="00000000" w:rsidRDefault="00000000" w:rsidRPr="00000000" w14:paraId="000000AE">
      <w:pPr>
        <w:rPr/>
      </w:pPr>
      <w:r w:rsidDel="00000000" w:rsidR="00000000" w:rsidRPr="00000000">
        <w:rPr>
          <w:rtl w:val="0"/>
        </w:rPr>
        <w:t xml:space="preserve">If you ever need anything feel free to pass it along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222222"/>
        </w:rPr>
      </w:pPr>
      <w:r w:rsidDel="00000000" w:rsidR="00000000" w:rsidRPr="00000000">
        <w:rPr>
          <w:color w:val="222222"/>
          <w:rtl w:val="0"/>
        </w:rPr>
        <w:t xml:space="preserve">Is there anything you would like to know?</w:t>
      </w:r>
    </w:p>
    <w:p w:rsidR="00000000" w:rsidDel="00000000" w:rsidP="00000000" w:rsidRDefault="00000000" w:rsidRPr="00000000" w14:paraId="000000B2">
      <w:pPr>
        <w:rPr>
          <w:color w:val="222222"/>
        </w:rPr>
      </w:pPr>
      <w:r w:rsidDel="00000000" w:rsidR="00000000" w:rsidRPr="00000000">
        <w:rPr>
          <w:color w:val="222222"/>
          <w:rtl w:val="0"/>
        </w:rPr>
        <w:t xml:space="preserve">Please follow our LinkedIn, and are there any topics you would like to learn more about?</w:t>
      </w:r>
    </w:p>
    <w:p w:rsidR="00000000" w:rsidDel="00000000" w:rsidP="00000000" w:rsidRDefault="00000000" w:rsidRPr="00000000" w14:paraId="000000B3">
      <w:pP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1" w:date="2021-10-03T00:24:1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forward to learning more about what Expanse can do for you.</w:t>
      </w:r>
    </w:p>
  </w:comment>
  <w:comment w:author="Matthew Mckeller" w:id="0" w:date="2021-10-03T00:25:3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xpanseservices.com" TargetMode="External"/><Relationship Id="rId8" Type="http://schemas.openxmlformats.org/officeDocument/2006/relationships/hyperlink" Target="http://www.expanseservic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