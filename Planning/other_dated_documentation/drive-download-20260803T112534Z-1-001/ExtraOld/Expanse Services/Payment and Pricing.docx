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2"/>
          <w:szCs w:val="32"/>
        </w:rPr>
      </w:pPr>
      <w:bookmarkStart w:colFirst="0" w:colLast="0" w:name="_mohmqdh72xxo" w:id="0"/>
      <w:bookmarkEnd w:id="0"/>
      <w:r w:rsidDel="00000000" w:rsidR="00000000" w:rsidRPr="00000000">
        <w:rPr>
          <w:sz w:val="32"/>
          <w:szCs w:val="32"/>
          <w:rtl w:val="0"/>
        </w:rPr>
        <w:t xml:space="preserve">The Expanse Model - </w:t>
      </w:r>
      <w:r w:rsidDel="00000000" w:rsidR="00000000" w:rsidRPr="00000000">
        <w:rPr>
          <w:sz w:val="32"/>
          <w:szCs w:val="32"/>
          <w:rtl w:val="0"/>
        </w:rPr>
        <w:t xml:space="preserve">Payment Terms and Pricing</w:t>
      </w:r>
    </w:p>
    <w:sdt>
      <w:sdtPr>
        <w:id w:val="1218299985"/>
        <w:docPartObj>
          <w:docPartGallery w:val="Table of Contents"/>
          <w:docPartUnique w:val="1"/>
        </w:docPartObj>
      </w:sdtPr>
      <w:sdtContent>
        <w:p w:rsidR="00000000" w:rsidDel="00000000" w:rsidP="00000000" w:rsidRDefault="00000000" w:rsidRPr="00000000" w14:paraId="00000002">
          <w:pPr>
            <w:tabs>
              <w:tab w:val="right" w:leader="none" w:pos="9360"/>
            </w:tabs>
            <w:spacing w:before="80" w:line="240" w:lineRule="auto"/>
            <w:ind w:left="0" w:firstLine="0"/>
            <w:rPr>
              <w:del w:author="Matthew Mckeller" w:id="0" w:date="2022-03-07T19:40:19Z"/>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del w:author="Matthew Mckeller" w:id="0" w:date="2022-03-07T19:40:19Z">
            <w:r w:rsidDel="00000000" w:rsidR="00000000" w:rsidRPr="00000000">
              <w:fldChar w:fldCharType="begin"/>
            </w:r>
            <w:r w:rsidDel="00000000" w:rsidR="00000000" w:rsidRPr="00000000">
              <w:delInstrText xml:space="preserve">HYPERLINK \l "_6t7ctsnplppc"</w:delInstrText>
            </w:r>
            <w:r w:rsidDel="00000000" w:rsidR="00000000" w:rsidRPr="00000000">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delText xml:space="preserve">Project Fees</w:delText>
            </w:r>
            <w:r w:rsidDel="00000000" w:rsidR="00000000" w:rsidRPr="00000000">
              <w:fldChar w:fldCharType="end"/>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delInstrText xml:space="preserve"> PAGEREF _6t7ctsnplppc \h </w:del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delText xml:space="preserve">3</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03">
          <w:pPr>
            <w:tabs>
              <w:tab w:val="right" w:leader="none" w:pos="9360"/>
            </w:tabs>
            <w:spacing w:before="60" w:line="240" w:lineRule="auto"/>
            <w:ind w:left="360" w:firstLine="0"/>
            <w:rPr>
              <w:del w:author="Matthew Mckeller" w:id="0" w:date="2022-03-07T19:40:19Z"/>
              <w:rFonts w:ascii="Montserrat" w:cs="Montserrat" w:eastAsia="Montserrat" w:hAnsi="Montserrat"/>
              <w:b w:val="0"/>
              <w:bCs w:val="0"/>
              <w:i w:val="0"/>
              <w:iCs w:val="0"/>
              <w:smallCaps w:val="0"/>
              <w:strike w:val="0"/>
              <w:color w:val="000000"/>
              <w:sz w:val="22"/>
              <w:szCs w:val="22"/>
              <w:u w:val="none"/>
              <w:shd w:fill="auto" w:val="clear"/>
              <w:vertAlign w:val="baseline"/>
            </w:rPr>
          </w:pPr>
          <w:del w:author="Matthew Mckeller" w:id="0" w:date="2022-03-07T19:40:19Z">
            <w:r w:rsidDel="00000000" w:rsidR="00000000" w:rsidRPr="00000000">
              <w:fldChar w:fldCharType="begin"/>
            </w:r>
            <w:r w:rsidDel="00000000" w:rsidR="00000000" w:rsidRPr="00000000">
              <w:delInstrText xml:space="preserve">HYPERLINK \l "_bjia6otfvuhj"</w:delInstrText>
            </w:r>
            <w:r w:rsidDel="00000000" w:rsidR="00000000" w:rsidRPr="00000000">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delText xml:space="preserve">Upfront Fees</w:delText>
            </w:r>
            <w:r w:rsidDel="00000000" w:rsidR="00000000" w:rsidRPr="00000000">
              <w:fldChar w:fldCharType="end"/>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delInstrText xml:space="preserve"> PAGEREF _bjia6otfvuhj \h </w:del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delText xml:space="preserve">3</w:delText>
            </w:r>
            <w:r w:rsidDel="00000000" w:rsidR="00000000" w:rsidRPr="00000000">
              <w:fldChar w:fldCharType="end"/>
            </w:r>
            <w:r w:rsidDel="00000000" w:rsidR="00000000" w:rsidRPr="00000000">
              <w:rPr>
                <w:rtl w:val="0"/>
              </w:rPr>
            </w:r>
          </w:del>
        </w:p>
        <w:p w:rsidR="00000000" w:rsidDel="00000000" w:rsidP="00000000" w:rsidRDefault="00000000" w:rsidRPr="00000000" w14:paraId="00000004">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del w:author="Matthew Mckeller" w:id="0" w:date="2022-03-07T19:40:19Z">
            <w:r w:rsidDel="00000000" w:rsidR="00000000" w:rsidRPr="00000000">
              <w:fldChar w:fldCharType="begin"/>
            </w:r>
            <w:r w:rsidDel="00000000" w:rsidR="00000000" w:rsidRPr="00000000">
              <w:delInstrText xml:space="preserve">HYPERLINK \l "_641zv1i7qfcg"</w:delInstrText>
            </w:r>
            <w:r w:rsidDel="00000000" w:rsidR="00000000" w:rsidRPr="00000000">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delText xml:space="preserve">Add-ons</w:delText>
            </w:r>
            <w:r w:rsidDel="00000000" w:rsidR="00000000" w:rsidRPr="00000000">
              <w:fldChar w:fldCharType="end"/>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delInstrText xml:space="preserve"> PAGEREF _641zv1i7qfcg \h </w:del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delText xml:space="preserve">3</w:delText>
            </w:r>
          </w:del>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qm0riqkkas3l">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Development Pricing &amp; Payment - The Expanse Model</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_qm0riqkkas3l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x2c5o93x3ml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Point System - Fixed Rates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_x2c5o93x3mlf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9w9jfn4ns00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Account Balance and Deposits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_9w9jfn4ns00f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jdwlbv5rqgp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Complexity Estimation - Fixed Amounts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_jdwlbv5rqgp5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t4p94ras2tb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Base Rate Calculation ( x )</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_t4p94ras2tb4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fdx0om3dao3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Accuracy of complexity estimations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_fdx0om3dao38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u2r6tv71dvk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Payroll Transparency for Developers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_u2r6tv71dvk0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hx0yomfkkmr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Bonuses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_hx0yomfkkmrp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drx4fwfvugv3">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Bugs</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_drx4fwfvugv3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s5yvylo59sv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Within Scope - A bug was found and it is within the scope of an in progress or completed ticket.</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_s5yvylo59sv2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evuee7o5yx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Outside of Scope - A bug was found and it is considered outside of the scope of the ticket.</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_evuee7o5yxb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mr0z8yh8aj0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Disclaimer</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_mr0z8yh8aj0l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nu5u9dho807a">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Ongoing/Operational Charges</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_nu5u9dho807a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3tv6pzup9x8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Cloud Platform and Hosting</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_3tv6pzup9x8c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p7xo4lnsiqf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Hourly rates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_p7xo4lnsiqfe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iwbxsegpjr2y">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Change of Scope / Work</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_iwbxsegpjr2y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wia7j960e5y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Transparency and Adaptability</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_wia7j960e5y9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vwvfdhn1zia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Examples of Change</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_vwvfdhn1zia2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xue1dpsp3x8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In the Event of a Change</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_xue1dpsp3x80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x2xpwygxbn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More Information</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_x2xpwygxbnv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x1vw9mo64zvg">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Refunds</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_x1vw9mo64zvg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dmd5a7yunzc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Project fees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_dmd5a7yunzc3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sejc62k3bt2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Work in the Backlog</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_sejc62k3bt2e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after="80"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1ttwf2sgfvx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In Progress work</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_1ttwf2sgfvx4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2"/>
        <w:rPr>
          <w:rFonts w:ascii="Montserrat" w:cs="Montserrat" w:eastAsia="Montserrat" w:hAnsi="Montserrat"/>
          <w:b w:val="1"/>
          <w:bCs w:val="1"/>
        </w:rPr>
      </w:pPr>
      <w:bookmarkStart w:colFirst="0" w:colLast="0" w:name="_6t7ctsnplppc" w:id="1"/>
      <w:bookmarkEnd w:id="1"/>
      <w:r w:rsidDel="00000000" w:rsidR="00000000" w:rsidRPr="00000000">
        <w:br w:type="page"/>
      </w:r>
      <w:r w:rsidDel="00000000" w:rsidR="00000000" w:rsidRPr="00000000">
        <w:rPr>
          <w:rFonts w:ascii="Montserrat" w:cs="Montserrat" w:eastAsia="Montserrat" w:hAnsi="Montserrat"/>
          <w:b w:val="1"/>
          <w:bCs w:val="1"/>
          <w:rtl w:val="0"/>
        </w:rPr>
        <w:t xml:space="preserve">Project Fees</w:t>
      </w:r>
    </w:p>
    <w:p w:rsidR="00000000" w:rsidDel="00000000" w:rsidP="00000000" w:rsidRDefault="00000000" w:rsidRPr="00000000" w14:paraId="0000001E">
      <w:pPr>
        <w:pStyle w:val="Heading3"/>
        <w:ind w:left="720" w:firstLine="0"/>
        <w:rPr>
          <w:del w:author="Matthew Mckeller" w:id="1" w:date="2022-03-07T19:40:44Z"/>
          <w:rFonts w:ascii="Montserrat" w:cs="Montserrat" w:eastAsia="Montserrat" w:hAnsi="Montserrat"/>
          <w:b w:val="1"/>
          <w:bCs w:val="1"/>
        </w:rPr>
      </w:pPr>
      <w:del w:author="Matthew Mckeller" w:id="1" w:date="2022-03-07T19:40:44Z">
        <w:bookmarkStart w:colFirst="0" w:colLast="0" w:name="_bjia6otfvuhj" w:id="2"/>
        <w:bookmarkEnd w:id="2"/>
        <w:r w:rsidDel="00000000" w:rsidR="00000000" w:rsidRPr="00000000">
          <w:rPr>
            <w:rFonts w:ascii="Montserrat" w:cs="Montserrat" w:eastAsia="Montserrat" w:hAnsi="Montserrat"/>
            <w:b w:val="1"/>
            <w:bCs w:val="1"/>
            <w:rtl w:val="0"/>
          </w:rPr>
          <w:delText xml:space="preserve">Upfront Fees</w:delText>
        </w:r>
      </w:del>
    </w:p>
    <w:p w:rsidR="00000000" w:rsidDel="00000000" w:rsidP="00000000" w:rsidRDefault="00000000" w:rsidRPr="00000000" w14:paraId="0000001F">
      <w:pPr>
        <w:ind w:left="1440" w:firstLine="0"/>
        <w:rPr>
          <w:del w:author="Matthew Mckeller" w:id="1" w:date="2022-03-07T19:40:44Z"/>
          <w:rFonts w:ascii="Montserrat" w:cs="Montserrat" w:eastAsia="Montserrat" w:hAnsi="Montserrat"/>
        </w:rPr>
      </w:pPr>
      <w:del w:author="Matthew Mckeller" w:id="1" w:date="2022-03-07T19:40:44Z">
        <w:r w:rsidDel="00000000" w:rsidR="00000000" w:rsidRPr="00000000">
          <w:rPr>
            <w:rFonts w:ascii="Montserrat" w:cs="Montserrat" w:eastAsia="Montserrat" w:hAnsi="Montserrat"/>
            <w:rtl w:val="0"/>
          </w:rPr>
          <w:delText xml:space="preserve">Product Management</w:delText>
        </w:r>
        <w:r w:rsidDel="00000000" w:rsidR="00000000" w:rsidRPr="00000000">
          <w:rPr>
            <w:rtl w:val="0"/>
          </w:rPr>
        </w:r>
      </w:del>
    </w:p>
    <w:p w:rsidR="00000000" w:rsidDel="00000000" w:rsidP="00000000" w:rsidRDefault="00000000" w:rsidRPr="00000000" w14:paraId="00000020">
      <w:pPr>
        <w:ind w:left="1440" w:firstLine="0"/>
        <w:rPr>
          <w:del w:author="Matthew Mckeller" w:id="1" w:date="2022-03-07T19:40:44Z"/>
          <w:rFonts w:ascii="Montserrat" w:cs="Montserrat" w:eastAsia="Montserrat" w:hAnsi="Montserrat"/>
        </w:rPr>
      </w:pPr>
      <w:del w:author="Matthew Mckeller" w:id="1" w:date="2022-03-07T19:40:44Z">
        <w:r w:rsidDel="00000000" w:rsidR="00000000" w:rsidRPr="00000000">
          <w:rPr>
            <w:rFonts w:ascii="Montserrat" w:cs="Montserrat" w:eastAsia="Montserrat" w:hAnsi="Montserrat"/>
            <w:rtl w:val="0"/>
          </w:rPr>
          <w:delText xml:space="preserve">MVP / Product Definition</w:delText>
        </w:r>
      </w:del>
    </w:p>
    <w:p w:rsidR="00000000" w:rsidDel="00000000" w:rsidP="00000000" w:rsidRDefault="00000000" w:rsidRPr="00000000" w14:paraId="00000021">
      <w:pPr>
        <w:ind w:left="1440" w:firstLine="0"/>
        <w:rPr>
          <w:rFonts w:ascii="Montserrat" w:cs="Montserrat" w:eastAsia="Montserrat" w:hAnsi="Montserrat"/>
        </w:rPr>
      </w:pPr>
      <w:del w:author="Matthew Mckeller" w:id="1" w:date="2022-03-07T19:40:44Z">
        <w:r w:rsidDel="00000000" w:rsidR="00000000" w:rsidRPr="00000000">
          <w:rPr>
            <w:rFonts w:ascii="Montserrat" w:cs="Montserrat" w:eastAsia="Montserrat" w:hAnsi="Montserrat"/>
            <w:rtl w:val="0"/>
          </w:rPr>
          <w:delText xml:space="preserve">Design</w:delText>
        </w:r>
      </w:del>
      <w:r w:rsidDel="00000000" w:rsidR="00000000" w:rsidRPr="00000000">
        <w:rPr>
          <w:rtl w:val="0"/>
        </w:rPr>
      </w:r>
    </w:p>
    <w:p w:rsidR="00000000" w:rsidDel="00000000" w:rsidP="00000000" w:rsidRDefault="00000000" w:rsidRPr="00000000" w14:paraId="00000022">
      <w:pPr>
        <w:pStyle w:val="Heading3"/>
        <w:ind w:left="720" w:firstLine="0"/>
        <w:rPr>
          <w:rFonts w:ascii="Montserrat" w:cs="Montserrat" w:eastAsia="Montserrat" w:hAnsi="Montserrat"/>
          <w:b w:val="1"/>
          <w:bCs w:val="1"/>
        </w:rPr>
      </w:pPr>
      <w:bookmarkStart w:colFirst="0" w:colLast="0" w:name="_641zv1i7qfcg" w:id="3"/>
      <w:bookmarkEnd w:id="3"/>
      <w:r w:rsidDel="00000000" w:rsidR="00000000" w:rsidRPr="00000000">
        <w:rPr>
          <w:rFonts w:ascii="Montserrat" w:cs="Montserrat" w:eastAsia="Montserrat" w:hAnsi="Montserrat"/>
          <w:b w:val="1"/>
          <w:bCs w:val="1"/>
          <w:rtl w:val="0"/>
        </w:rPr>
        <w:t xml:space="preserve">Add-ons</w:t>
      </w:r>
    </w:p>
    <w:p w:rsidR="00000000" w:rsidDel="00000000" w:rsidP="00000000" w:rsidRDefault="00000000" w:rsidRPr="00000000" w14:paraId="00000023">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Penetration Testing</w:t>
      </w:r>
    </w:p>
    <w:p w:rsidR="00000000" w:rsidDel="00000000" w:rsidP="00000000" w:rsidRDefault="00000000" w:rsidRPr="00000000" w14:paraId="00000024">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Advanced Automated Testing</w:t>
      </w:r>
      <w:r w:rsidDel="00000000" w:rsidR="00000000" w:rsidRPr="00000000">
        <w:rPr>
          <w:rtl w:val="0"/>
        </w:rPr>
      </w:r>
    </w:p>
    <w:p w:rsidR="00000000" w:rsidDel="00000000" w:rsidP="00000000" w:rsidRDefault="00000000" w:rsidRPr="00000000" w14:paraId="00000025">
      <w:pPr>
        <w:pStyle w:val="Heading2"/>
        <w:rPr>
          <w:rFonts w:ascii="Montserrat" w:cs="Montserrat" w:eastAsia="Montserrat" w:hAnsi="Montserrat"/>
        </w:rPr>
      </w:pPr>
      <w:bookmarkStart w:colFirst="0" w:colLast="0" w:name="_qm0riqkkas3l" w:id="4"/>
      <w:bookmarkEnd w:id="4"/>
      <w:hyperlink w:anchor="_qm0riqkkas3l">
        <w:r w:rsidDel="00000000" w:rsidR="00000000" w:rsidRPr="00000000">
          <w:rPr>
            <w:rFonts w:ascii="Montserrat" w:cs="Montserrat" w:eastAsia="Montserrat" w:hAnsi="Montserrat"/>
            <w:b w:val="1"/>
            <w:bCs w:val="1"/>
            <w:rtl w:val="0"/>
          </w:rPr>
          <w:t xml:space="preserve">Development Pricing &amp; Payment</w:t>
        </w:r>
      </w:hyperlink>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The Expanse Model</w:t>
      </w:r>
    </w:p>
    <w:p w:rsidR="00000000" w:rsidDel="00000000" w:rsidP="00000000" w:rsidRDefault="00000000" w:rsidRPr="00000000" w14:paraId="00000026">
      <w:pPr>
        <w:pStyle w:val="Heading3"/>
        <w:ind w:left="720" w:firstLine="0"/>
        <w:rPr>
          <w:rFonts w:ascii="Montserrat" w:cs="Montserrat" w:eastAsia="Montserrat" w:hAnsi="Montserrat"/>
          <w:b w:val="1"/>
          <w:bCs w:val="1"/>
        </w:rPr>
      </w:pPr>
      <w:bookmarkStart w:colFirst="0" w:colLast="0" w:name="_x2c5o93x3mlf" w:id="5"/>
      <w:bookmarkEnd w:id="5"/>
      <w:r w:rsidDel="00000000" w:rsidR="00000000" w:rsidRPr="00000000">
        <w:rPr>
          <w:rFonts w:ascii="Montserrat" w:cs="Montserrat" w:eastAsia="Montserrat" w:hAnsi="Montserrat"/>
          <w:b w:val="1"/>
          <w:bCs w:val="1"/>
          <w:rtl w:val="0"/>
        </w:rPr>
        <w:t xml:space="preserve">Point </w:t>
      </w:r>
      <w:commentRangeStart w:id="0"/>
      <w:r w:rsidDel="00000000" w:rsidR="00000000" w:rsidRPr="00000000">
        <w:rPr>
          <w:rFonts w:ascii="Montserrat" w:cs="Montserrat" w:eastAsia="Montserrat" w:hAnsi="Montserrat"/>
          <w:b w:val="1"/>
          <w:bCs w:val="1"/>
          <w:rtl w:val="0"/>
        </w:rPr>
        <w:t xml:space="preserve">System</w:t>
      </w:r>
      <w:commentRangeEnd w:id="0"/>
      <w:r w:rsidDel="00000000" w:rsidR="00000000" w:rsidRPr="00000000">
        <w:commentReference w:id="0"/>
      </w:r>
      <w:r w:rsidDel="00000000" w:rsidR="00000000" w:rsidRPr="00000000">
        <w:rPr>
          <w:rFonts w:ascii="Montserrat" w:cs="Montserrat" w:eastAsia="Montserrat" w:hAnsi="Montserrat"/>
          <w:b w:val="1"/>
          <w:bCs w:val="1"/>
          <w:rtl w:val="0"/>
        </w:rPr>
        <w:t xml:space="preserve"> - Fixed Rates</w:t>
      </w:r>
    </w:p>
    <w:p w:rsidR="00000000" w:rsidDel="00000000" w:rsidP="00000000" w:rsidRDefault="00000000" w:rsidRPr="00000000" w14:paraId="00000027">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Expanse operates on a </w:t>
      </w:r>
      <w:r w:rsidDel="00000000" w:rsidR="00000000" w:rsidRPr="00000000">
        <w:rPr>
          <w:rFonts w:ascii="Montserrat" w:cs="Montserrat" w:eastAsia="Montserrat" w:hAnsi="Montserrat"/>
          <w:b w:val="1"/>
          <w:bCs w:val="1"/>
          <w:rtl w:val="0"/>
        </w:rPr>
        <w:t xml:space="preserve">point system</w:t>
      </w:r>
      <w:r w:rsidDel="00000000" w:rsidR="00000000" w:rsidRPr="00000000">
        <w:rPr>
          <w:rFonts w:ascii="Montserrat" w:cs="Montserrat" w:eastAsia="Montserrat" w:hAnsi="Montserrat"/>
          <w:rtl w:val="0"/>
        </w:rPr>
        <w:t xml:space="preserve"> r</w:t>
      </w:r>
      <w:r w:rsidDel="00000000" w:rsidR="00000000" w:rsidRPr="00000000">
        <w:rPr>
          <w:rFonts w:ascii="Montserrat" w:cs="Montserrat" w:eastAsia="Montserrat" w:hAnsi="Montserrat"/>
          <w:rtl w:val="0"/>
        </w:rPr>
        <w:t xml:space="preserve">ather than hourly rates. </w:t>
      </w:r>
      <w:r w:rsidDel="00000000" w:rsidR="00000000" w:rsidRPr="00000000">
        <w:rPr>
          <w:rFonts w:ascii="Montserrat" w:cs="Montserrat" w:eastAsia="Montserrat" w:hAnsi="Montserrat"/>
          <w:rtl w:val="0"/>
        </w:rPr>
        <w:t xml:space="preserve">Charges are on a </w:t>
      </w:r>
      <w:r w:rsidDel="00000000" w:rsidR="00000000" w:rsidRPr="00000000">
        <w:rPr>
          <w:rFonts w:ascii="Montserrat" w:cs="Montserrat" w:eastAsia="Montserrat" w:hAnsi="Montserrat"/>
          <w:b w:val="1"/>
          <w:bCs w:val="1"/>
          <w:rtl w:val="0"/>
        </w:rPr>
        <w:t xml:space="preserve">Product Backlog Item</w:t>
      </w:r>
      <w:r w:rsidDel="00000000" w:rsidR="00000000" w:rsidRPr="00000000">
        <w:rPr>
          <w:rFonts w:ascii="Montserrat" w:cs="Montserrat" w:eastAsia="Montserrat" w:hAnsi="Montserrat"/>
          <w:rtl w:val="0"/>
        </w:rPr>
        <w:t xml:space="preserve"> (Ticket / User Story) basis.</w:t>
      </w:r>
      <w:r w:rsidDel="00000000" w:rsidR="00000000" w:rsidRPr="00000000">
        <w:rPr>
          <w:rFonts w:ascii="Montserrat" w:cs="Montserrat" w:eastAsia="Montserrat" w:hAnsi="Montserrat"/>
          <w:rtl w:val="0"/>
        </w:rPr>
        <w:t xml:space="preserve"> We estimate our work with </w:t>
      </w:r>
      <w:r w:rsidDel="00000000" w:rsidR="00000000" w:rsidRPr="00000000">
        <w:rPr>
          <w:rFonts w:ascii="Montserrat" w:cs="Montserrat" w:eastAsia="Montserrat" w:hAnsi="Montserrat"/>
          <w:b w:val="1"/>
          <w:bCs w:val="1"/>
          <w:rtl w:val="0"/>
        </w:rPr>
        <w:t xml:space="preserve">points of complexity</w:t>
      </w:r>
      <w:r w:rsidDel="00000000" w:rsidR="00000000" w:rsidRPr="00000000">
        <w:rPr>
          <w:rFonts w:ascii="Montserrat" w:cs="Montserrat" w:eastAsia="Montserrat" w:hAnsi="Montserrat"/>
          <w:rtl w:val="0"/>
        </w:rPr>
        <w:t xml:space="preserve">. We bill Clients clients a fixed rate based on the estimated points of complexity and similarly pay the developers a percentage of the bill. </w:t>
      </w:r>
    </w:p>
    <w:p w:rsidR="00000000" w:rsidDel="00000000" w:rsidP="00000000" w:rsidRDefault="00000000" w:rsidRPr="00000000" w14:paraId="00000028">
      <w:pPr>
        <w:pStyle w:val="Heading3"/>
        <w:ind w:left="720" w:firstLine="0"/>
        <w:rPr>
          <w:rFonts w:ascii="Montserrat" w:cs="Montserrat" w:eastAsia="Montserrat" w:hAnsi="Montserrat"/>
          <w:b w:val="1"/>
          <w:bCs w:val="1"/>
        </w:rPr>
      </w:pPr>
      <w:bookmarkStart w:colFirst="0" w:colLast="0" w:name="_9w9jfn4ns00f" w:id="6"/>
      <w:bookmarkEnd w:id="6"/>
      <w:r w:rsidDel="00000000" w:rsidR="00000000" w:rsidRPr="00000000">
        <w:rPr>
          <w:rFonts w:ascii="Montserrat" w:cs="Montserrat" w:eastAsia="Montserrat" w:hAnsi="Montserrat"/>
          <w:b w:val="1"/>
          <w:bCs w:val="1"/>
          <w:rtl w:val="0"/>
        </w:rPr>
        <w:t xml:space="preserve">Account Balance and Deposits</w:t>
      </w:r>
    </w:p>
    <w:p w:rsidR="00000000" w:rsidDel="00000000" w:rsidP="00000000" w:rsidRDefault="00000000" w:rsidRPr="00000000" w14:paraId="00000029">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Clients put a deposit down for their account balance.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Charges are deducted from the account balance as services are rendered. Clients may set up auto refill for their accounts. Development will continue to run as long as the account balance is above the minimum threshold set for a project. Clients can add money to their account balance at any time. See the Client Agreement for the precise legal terms and conditions.</w:t>
      </w:r>
    </w:p>
    <w:p w:rsidR="00000000" w:rsidDel="00000000" w:rsidP="00000000" w:rsidRDefault="00000000" w:rsidRPr="00000000" w14:paraId="0000002A">
      <w:pPr>
        <w:pStyle w:val="Heading3"/>
        <w:ind w:left="720" w:firstLine="0"/>
        <w:rPr>
          <w:rFonts w:ascii="Montserrat" w:cs="Montserrat" w:eastAsia="Montserrat" w:hAnsi="Montserrat"/>
          <w:b w:val="1"/>
          <w:bCs w:val="1"/>
        </w:rPr>
      </w:pPr>
      <w:bookmarkStart w:colFirst="0" w:colLast="0" w:name="_jdwlbv5rqgp5" w:id="7"/>
      <w:bookmarkEnd w:id="7"/>
      <w:r w:rsidDel="00000000" w:rsidR="00000000" w:rsidRPr="00000000">
        <w:rPr>
          <w:rFonts w:ascii="Montserrat" w:cs="Montserrat" w:eastAsia="Montserrat" w:hAnsi="Montserrat"/>
          <w:b w:val="1"/>
          <w:bCs w:val="1"/>
          <w:rtl w:val="0"/>
        </w:rPr>
        <w:t xml:space="preserve">Complexity Estimation - Fixed Amounts</w:t>
      </w:r>
    </w:p>
    <w:p w:rsidR="00000000" w:rsidDel="00000000" w:rsidP="00000000" w:rsidRDefault="00000000" w:rsidRPr="00000000" w14:paraId="0000002B">
      <w:pPr>
        <w:ind w:left="144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C">
      <w:pPr>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x )</w:t>
      </w:r>
      <w:r w:rsidDel="00000000" w:rsidR="00000000" w:rsidRPr="00000000">
        <w:rPr>
          <w:rFonts w:ascii="Montserrat" w:cs="Montserrat" w:eastAsia="Montserrat" w:hAnsi="Montserrat"/>
          <w:b w:val="1"/>
          <w:bCs w:val="1"/>
          <w:rtl w:val="0"/>
        </w:rPr>
        <w:t xml:space="preserve"> = Negotiated Base Rate</w:t>
      </w:r>
    </w:p>
    <w:p w:rsidR="00000000" w:rsidDel="00000000" w:rsidP="00000000" w:rsidRDefault="00000000" w:rsidRPr="00000000" w14:paraId="0000002D">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Level </w:t>
      </w:r>
      <w:r w:rsidDel="00000000" w:rsidR="00000000" w:rsidRPr="00000000">
        <w:rPr>
          <w:rFonts w:ascii="Montserrat" w:cs="Montserrat" w:eastAsia="Montserrat" w:hAnsi="Montserrat"/>
          <w:b w:val="1"/>
          <w:bCs w:val="1"/>
          <w:rtl w:val="0"/>
        </w:rPr>
        <w:t xml:space="preserve">1</w:t>
      </w:r>
      <w:r w:rsidDel="00000000" w:rsidR="00000000" w:rsidRPr="00000000">
        <w:rPr>
          <w:rFonts w:ascii="Montserrat" w:cs="Montserrat" w:eastAsia="Montserrat" w:hAnsi="Montserrat"/>
          <w:rtl w:val="0"/>
        </w:rPr>
        <w:t xml:space="preserve"> Complexity  =  $(</w:t>
      </w:r>
      <w:r w:rsidDel="00000000" w:rsidR="00000000" w:rsidRPr="00000000">
        <w:rPr>
          <w:rFonts w:ascii="Montserrat" w:cs="Montserrat" w:eastAsia="Montserrat" w:hAnsi="Montserrat"/>
          <w:b w:val="1"/>
          <w:bCs w:val="1"/>
          <w:rtl w:val="0"/>
        </w:rPr>
        <w:t xml:space="preserve">x</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E">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Level </w:t>
      </w:r>
      <w:r w:rsidDel="00000000" w:rsidR="00000000" w:rsidRPr="00000000">
        <w:rPr>
          <w:rFonts w:ascii="Montserrat" w:cs="Montserrat" w:eastAsia="Montserrat" w:hAnsi="Montserrat"/>
          <w:b w:val="1"/>
          <w:bCs w:val="1"/>
          <w:rtl w:val="0"/>
        </w:rPr>
        <w:t xml:space="preserve">2</w:t>
      </w:r>
      <w:r w:rsidDel="00000000" w:rsidR="00000000" w:rsidRPr="00000000">
        <w:rPr>
          <w:rFonts w:ascii="Montserrat" w:cs="Montserrat" w:eastAsia="Montserrat" w:hAnsi="Montserrat"/>
          <w:rtl w:val="0"/>
        </w:rPr>
        <w:t xml:space="preserve"> Complexity  =  $(</w:t>
      </w:r>
      <w:r w:rsidDel="00000000" w:rsidR="00000000" w:rsidRPr="00000000">
        <w:rPr>
          <w:rFonts w:ascii="Montserrat" w:cs="Montserrat" w:eastAsia="Montserrat" w:hAnsi="Montserrat"/>
          <w:b w:val="1"/>
          <w:bCs w:val="1"/>
          <w:rtl w:val="0"/>
        </w:rPr>
        <w:t xml:space="preserve">3x</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F">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Level </w:t>
      </w:r>
      <w:r w:rsidDel="00000000" w:rsidR="00000000" w:rsidRPr="00000000">
        <w:rPr>
          <w:rFonts w:ascii="Montserrat" w:cs="Montserrat" w:eastAsia="Montserrat" w:hAnsi="Montserrat"/>
          <w:b w:val="1"/>
          <w:bCs w:val="1"/>
          <w:rtl w:val="0"/>
        </w:rPr>
        <w:t xml:space="preserve">3</w:t>
      </w:r>
      <w:r w:rsidDel="00000000" w:rsidR="00000000" w:rsidRPr="00000000">
        <w:rPr>
          <w:rFonts w:ascii="Montserrat" w:cs="Montserrat" w:eastAsia="Montserrat" w:hAnsi="Montserrat"/>
          <w:rtl w:val="0"/>
        </w:rPr>
        <w:t xml:space="preserve"> Complexity  =  $(</w:t>
      </w:r>
      <w:r w:rsidDel="00000000" w:rsidR="00000000" w:rsidRPr="00000000">
        <w:rPr>
          <w:rFonts w:ascii="Montserrat" w:cs="Montserrat" w:eastAsia="Montserrat" w:hAnsi="Montserrat"/>
          <w:b w:val="1"/>
          <w:bCs w:val="1"/>
          <w:rtl w:val="0"/>
        </w:rPr>
        <w:t xml:space="preserve">8x</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0">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Level </w:t>
      </w:r>
      <w:r w:rsidDel="00000000" w:rsidR="00000000" w:rsidRPr="00000000">
        <w:rPr>
          <w:rFonts w:ascii="Montserrat" w:cs="Montserrat" w:eastAsia="Montserrat" w:hAnsi="Montserrat"/>
          <w:b w:val="1"/>
          <w:bCs w:val="1"/>
          <w:rtl w:val="0"/>
        </w:rPr>
        <w:t xml:space="preserve">5</w:t>
      </w:r>
      <w:r w:rsidDel="00000000" w:rsidR="00000000" w:rsidRPr="00000000">
        <w:rPr>
          <w:rFonts w:ascii="Montserrat" w:cs="Montserrat" w:eastAsia="Montserrat" w:hAnsi="Montserrat"/>
          <w:rtl w:val="0"/>
        </w:rPr>
        <w:t xml:space="preserve"> Complexity =   $(</w:t>
      </w:r>
      <w:r w:rsidDel="00000000" w:rsidR="00000000" w:rsidRPr="00000000">
        <w:rPr>
          <w:rFonts w:ascii="Montserrat" w:cs="Montserrat" w:eastAsia="Montserrat" w:hAnsi="Montserrat"/>
          <w:b w:val="1"/>
          <w:bCs w:val="1"/>
          <w:rtl w:val="0"/>
        </w:rPr>
        <w:t xml:space="preserve">20x</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1">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Level </w:t>
      </w:r>
      <w:r w:rsidDel="00000000" w:rsidR="00000000" w:rsidRPr="00000000">
        <w:rPr>
          <w:rFonts w:ascii="Montserrat" w:cs="Montserrat" w:eastAsia="Montserrat" w:hAnsi="Montserrat"/>
          <w:b w:val="1"/>
          <w:bCs w:val="1"/>
          <w:rtl w:val="0"/>
        </w:rPr>
        <w:t xml:space="preserve">8</w:t>
      </w:r>
      <w:r w:rsidDel="00000000" w:rsidR="00000000" w:rsidRPr="00000000">
        <w:rPr>
          <w:rFonts w:ascii="Montserrat" w:cs="Montserrat" w:eastAsia="Montserrat" w:hAnsi="Montserrat"/>
          <w:rtl w:val="0"/>
        </w:rPr>
        <w:t xml:space="preserve"> Complexity =   $(</w:t>
      </w:r>
      <w:r w:rsidDel="00000000" w:rsidR="00000000" w:rsidRPr="00000000">
        <w:rPr>
          <w:rFonts w:ascii="Montserrat" w:cs="Montserrat" w:eastAsia="Montserrat" w:hAnsi="Montserrat"/>
          <w:b w:val="1"/>
          <w:bCs w:val="1"/>
          <w:rtl w:val="0"/>
        </w:rPr>
        <w:t xml:space="preserve">40x</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2">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Level </w:t>
      </w:r>
      <w:r w:rsidDel="00000000" w:rsidR="00000000" w:rsidRPr="00000000">
        <w:rPr>
          <w:rFonts w:ascii="Montserrat" w:cs="Montserrat" w:eastAsia="Montserrat" w:hAnsi="Montserrat"/>
          <w:b w:val="1"/>
          <w:bCs w:val="1"/>
          <w:rtl w:val="0"/>
        </w:rPr>
        <w:t xml:space="preserve">13</w:t>
      </w:r>
      <w:r w:rsidDel="00000000" w:rsidR="00000000" w:rsidRPr="00000000">
        <w:rPr>
          <w:rFonts w:ascii="Montserrat" w:cs="Montserrat" w:eastAsia="Montserrat" w:hAnsi="Montserrat"/>
          <w:rtl w:val="0"/>
        </w:rPr>
        <w:t xml:space="preserve"> Complexity = $(</w:t>
      </w:r>
      <w:r w:rsidDel="00000000" w:rsidR="00000000" w:rsidRPr="00000000">
        <w:rPr>
          <w:rFonts w:ascii="Montserrat" w:cs="Montserrat" w:eastAsia="Montserrat" w:hAnsi="Montserrat"/>
          <w:b w:val="1"/>
          <w:bCs w:val="1"/>
          <w:rtl w:val="0"/>
        </w:rPr>
        <w:t xml:space="preserve">80x</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3">
      <w:pPr>
        <w:ind w:left="1440" w:firstLine="0"/>
        <w:rPr>
          <w:rFonts w:ascii="Montserrat" w:cs="Montserrat" w:eastAsia="Montserrat" w:hAnsi="Montserrat"/>
          <w:color w:val="9900ff"/>
        </w:rPr>
      </w:pPr>
      <w:r w:rsidDel="00000000" w:rsidR="00000000" w:rsidRPr="00000000">
        <w:rPr>
          <w:rFonts w:ascii="Montserrat" w:cs="Montserrat" w:eastAsia="Montserrat" w:hAnsi="Montserrat"/>
          <w:rtl w:val="0"/>
        </w:rPr>
        <w:t xml:space="preserve">Level </w:t>
      </w:r>
      <w:r w:rsidDel="00000000" w:rsidR="00000000" w:rsidRPr="00000000">
        <w:rPr>
          <w:rFonts w:ascii="Montserrat" w:cs="Montserrat" w:eastAsia="Montserrat" w:hAnsi="Montserrat"/>
          <w:b w:val="1"/>
          <w:bCs w:val="1"/>
          <w:rtl w:val="0"/>
        </w:rPr>
        <w:t xml:space="preserve">21</w:t>
      </w:r>
      <w:r w:rsidDel="00000000" w:rsidR="00000000" w:rsidRPr="00000000">
        <w:rPr>
          <w:rFonts w:ascii="Montserrat" w:cs="Montserrat" w:eastAsia="Montserrat" w:hAnsi="Montserrat"/>
          <w:rtl w:val="0"/>
        </w:rPr>
        <w:t xml:space="preserve"> Complexity = Too big to estimate</w:t>
      </w:r>
      <w:r w:rsidDel="00000000" w:rsidR="00000000" w:rsidRPr="00000000">
        <w:rPr>
          <w:rtl w:val="0"/>
        </w:rPr>
      </w:r>
    </w:p>
    <w:p w:rsidR="00000000" w:rsidDel="00000000" w:rsidP="00000000" w:rsidRDefault="00000000" w:rsidRPr="00000000" w14:paraId="00000034">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pStyle w:val="Heading3"/>
        <w:ind w:left="720" w:firstLine="0"/>
        <w:rPr>
          <w:rFonts w:ascii="Montserrat" w:cs="Montserrat" w:eastAsia="Montserrat" w:hAnsi="Montserrat"/>
          <w:b w:val="1"/>
          <w:bCs w:val="1"/>
        </w:rPr>
      </w:pPr>
      <w:bookmarkStart w:colFirst="0" w:colLast="0" w:name="_t4p94ras2tb4" w:id="8"/>
      <w:bookmarkEnd w:id="8"/>
      <w:r w:rsidDel="00000000" w:rsidR="00000000" w:rsidRPr="00000000">
        <w:rPr>
          <w:rFonts w:ascii="Montserrat" w:cs="Montserrat" w:eastAsia="Montserrat" w:hAnsi="Montserrat"/>
          <w:b w:val="1"/>
          <w:bCs w:val="1"/>
          <w:rtl w:val="0"/>
        </w:rPr>
        <w:t xml:space="preserve">Base Rate Calculation ( x )</w:t>
      </w:r>
    </w:p>
    <w:p w:rsidR="00000000" w:rsidDel="00000000" w:rsidP="00000000" w:rsidRDefault="00000000" w:rsidRPr="00000000" w14:paraId="00000036">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Technology stack, architectural requirements, problem complexity, specialty requirements i.e. Security, AI / ML, integrations, requirements are all taken into consideration. Supply and demand in terms of developer availability and project opportunities may also be considered when calculating the base rate for any project. </w:t>
      </w:r>
    </w:p>
    <w:p w:rsidR="00000000" w:rsidDel="00000000" w:rsidP="00000000" w:rsidRDefault="00000000" w:rsidRPr="00000000" w14:paraId="00000037">
      <w:pPr>
        <w:pStyle w:val="Heading3"/>
        <w:ind w:left="720" w:firstLine="0"/>
        <w:rPr>
          <w:rFonts w:ascii="Montserrat" w:cs="Montserrat" w:eastAsia="Montserrat" w:hAnsi="Montserrat"/>
          <w:b w:val="1"/>
          <w:bCs w:val="1"/>
        </w:rPr>
      </w:pPr>
      <w:bookmarkStart w:colFirst="0" w:colLast="0" w:name="_fdx0om3dao38" w:id="9"/>
      <w:bookmarkEnd w:id="9"/>
      <w:r w:rsidDel="00000000" w:rsidR="00000000" w:rsidRPr="00000000">
        <w:rPr>
          <w:rFonts w:ascii="Montserrat" w:cs="Montserrat" w:eastAsia="Montserrat" w:hAnsi="Montserrat"/>
          <w:b w:val="1"/>
          <w:bCs w:val="1"/>
          <w:rtl w:val="0"/>
        </w:rPr>
        <w:t xml:space="preserve">Accuracy of complexity estimations </w:t>
      </w:r>
    </w:p>
    <w:p w:rsidR="00000000" w:rsidDel="00000000" w:rsidP="00000000" w:rsidRDefault="00000000" w:rsidRPr="00000000" w14:paraId="00000038">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Complexity estimates are not meant to be exact, but Expanse will always try to be as accurate as possible. Complexity estimates will be flawed from time to time. To ensure that our estimates are as accurate as possible we have rules in place and take the following precautions:</w:t>
      </w:r>
    </w:p>
    <w:p w:rsidR="00000000" w:rsidDel="00000000" w:rsidP="00000000" w:rsidRDefault="00000000" w:rsidRPr="00000000" w14:paraId="00000039">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Maximum estimate of 2 weeks</w:t>
      </w:r>
    </w:p>
    <w:p w:rsidR="00000000" w:rsidDel="00000000" w:rsidP="00000000" w:rsidRDefault="00000000" w:rsidRPr="00000000" w14:paraId="0000003B">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When estimating Software it becomes difficult to estimate work that would take longer than 2 weeks. If a piece of work is expected to take longer than 2 weeks, we break it down into smaller pieces that can be more accurately estimated. </w:t>
      </w:r>
    </w:p>
    <w:p w:rsidR="00000000" w:rsidDel="00000000" w:rsidP="00000000" w:rsidRDefault="00000000" w:rsidRPr="00000000" w14:paraId="0000003C">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Estimate is too low or too high</w:t>
      </w:r>
    </w:p>
    <w:p w:rsidR="00000000" w:rsidDel="00000000" w:rsidP="00000000" w:rsidRDefault="00000000" w:rsidRPr="00000000" w14:paraId="0000003E">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As long as the requirements and specifications are clear the estimate will be kept.</w:t>
      </w:r>
    </w:p>
    <w:p w:rsidR="00000000" w:rsidDel="00000000" w:rsidP="00000000" w:rsidRDefault="00000000" w:rsidRPr="00000000" w14:paraId="0000003F">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Approval process</w:t>
      </w:r>
    </w:p>
    <w:p w:rsidR="00000000" w:rsidDel="00000000" w:rsidP="00000000" w:rsidRDefault="00000000" w:rsidRPr="00000000" w14:paraId="00000041">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Expanse will review </w:t>
      </w:r>
      <w:ins w:author="Matthew Mckeller" w:id="2" w:date="2022-04-03T20:41:10Z">
        <w:r w:rsidDel="00000000" w:rsidR="00000000" w:rsidRPr="00000000">
          <w:rPr>
            <w:rFonts w:ascii="Montserrat" w:cs="Montserrat" w:eastAsia="Montserrat" w:hAnsi="Montserrat"/>
            <w:rtl w:val="0"/>
          </w:rPr>
          <w:t xml:space="preserve">tickets and tasks</w:t>
        </w:r>
      </w:ins>
      <w:del w:author="Matthew Mckeller" w:id="2" w:date="2022-04-03T20:41:10Z">
        <w:r w:rsidDel="00000000" w:rsidR="00000000" w:rsidRPr="00000000">
          <w:rPr>
            <w:rFonts w:ascii="Montserrat" w:cs="Montserrat" w:eastAsia="Montserrat" w:hAnsi="Montserrat"/>
            <w:rtl w:val="0"/>
          </w:rPr>
          <w:delText xml:space="preserve">all user stories</w:delText>
        </w:r>
      </w:del>
      <w:r w:rsidDel="00000000" w:rsidR="00000000" w:rsidRPr="00000000">
        <w:rPr>
          <w:rFonts w:ascii="Montserrat" w:cs="Montserrat" w:eastAsia="Montserrat" w:hAnsi="Montserrat"/>
          <w:rtl w:val="0"/>
        </w:rPr>
        <w:t xml:space="preserve"> and their respective estimates with Clients. </w:t>
      </w:r>
      <w:ins w:author="Matthew Mckeller" w:id="3" w:date="2022-04-03T20:46:11Z">
        <w:r w:rsidDel="00000000" w:rsidR="00000000" w:rsidRPr="00000000">
          <w:rPr>
            <w:rFonts w:ascii="Montserrat" w:cs="Montserrat" w:eastAsia="Montserrat" w:hAnsi="Montserrat"/>
            <w:rtl w:val="0"/>
          </w:rPr>
          <w:t xml:space="preserve">B</w:t>
        </w:r>
        <w:r w:rsidDel="00000000" w:rsidR="00000000" w:rsidRPr="00000000">
          <w:rPr>
            <w:rFonts w:ascii="Montserrat" w:cs="Montserrat" w:eastAsia="Montserrat" w:hAnsi="Montserrat"/>
            <w:rtl w:val="0"/>
            <w:rPrChange w:author="Matthew Mckeller" w:id="4" w:date="2022-04-03T20:46:11Z">
              <w:rPr>
                <w:rFonts w:ascii="Montserrat" w:cs="Montserrat" w:eastAsia="Montserrat" w:hAnsi="Montserrat"/>
              </w:rPr>
            </w:rPrChange>
          </w:rPr>
          <w:t xml:space="preserve">ased on business value and priority c</w:t>
        </w:r>
      </w:ins>
      <w:del w:author="Matthew Mckeller" w:id="3" w:date="2022-04-03T20:46:11Z">
        <w:r w:rsidDel="00000000" w:rsidR="00000000" w:rsidRPr="00000000">
          <w:rPr>
            <w:rFonts w:ascii="Montserrat" w:cs="Montserrat" w:eastAsia="Montserrat" w:hAnsi="Montserrat"/>
            <w:rtl w:val="0"/>
          </w:rPr>
          <w:delText xml:space="preserve">C</w:delText>
        </w:r>
      </w:del>
      <w:r w:rsidDel="00000000" w:rsidR="00000000" w:rsidRPr="00000000">
        <w:rPr>
          <w:rFonts w:ascii="Montserrat" w:cs="Montserrat" w:eastAsia="Montserrat" w:hAnsi="Montserrat"/>
          <w:rtl w:val="0"/>
        </w:rPr>
        <w:t xml:space="preserve">lients acknowledge the estimate, review the details, and decide whether to purchase </w:t>
      </w:r>
      <w:ins w:author="Matthew Mckeller" w:id="5" w:date="2022-04-03T20:45:30Z">
        <w:r w:rsidDel="00000000" w:rsidR="00000000" w:rsidRPr="00000000">
          <w:rPr>
            <w:rFonts w:ascii="Montserrat" w:cs="Montserrat" w:eastAsia="Montserrat" w:hAnsi="Montserrat"/>
            <w:rtl w:val="0"/>
          </w:rPr>
          <w:t xml:space="preserve">tickets</w:t>
        </w:r>
      </w:ins>
      <w:del w:author="Matthew Mckeller" w:id="5" w:date="2022-04-03T20:45:30Z">
        <w:r w:rsidDel="00000000" w:rsidR="00000000" w:rsidRPr="00000000">
          <w:rPr>
            <w:rFonts w:ascii="Montserrat" w:cs="Montserrat" w:eastAsia="Montserrat" w:hAnsi="Montserrat"/>
            <w:rtl w:val="0"/>
          </w:rPr>
          <w:delText xml:space="preserve">PBI’s</w:delText>
        </w:r>
      </w:del>
      <w:r w:rsidDel="00000000" w:rsidR="00000000" w:rsidRPr="00000000">
        <w:rPr>
          <w:rFonts w:ascii="Montserrat" w:cs="Montserrat" w:eastAsia="Montserrat" w:hAnsi="Montserrat"/>
          <w:rtl w:val="0"/>
        </w:rPr>
        <w:t xml:space="preserve"> and </w:t>
      </w:r>
      <w:ins w:author="Matthew Mckeller" w:id="6" w:date="2022-04-03T20:45:37Z">
        <w:r w:rsidDel="00000000" w:rsidR="00000000" w:rsidRPr="00000000">
          <w:rPr>
            <w:rFonts w:ascii="Montserrat" w:cs="Montserrat" w:eastAsia="Montserrat" w:hAnsi="Montserrat"/>
            <w:rtl w:val="0"/>
          </w:rPr>
          <w:t xml:space="preserve">tasks</w:t>
        </w:r>
      </w:ins>
      <w:del w:author="Matthew Mckeller" w:id="6" w:date="2022-04-03T20:45:37Z">
        <w:r w:rsidDel="00000000" w:rsidR="00000000" w:rsidRPr="00000000">
          <w:rPr>
            <w:rFonts w:ascii="Montserrat" w:cs="Montserrat" w:eastAsia="Montserrat" w:hAnsi="Montserrat"/>
            <w:rtl w:val="0"/>
          </w:rPr>
          <w:delText xml:space="preserve">User Stories </w:delText>
        </w:r>
        <w:r w:rsidDel="00000000" w:rsidR="00000000" w:rsidRPr="00000000">
          <w:rPr>
            <w:rFonts w:ascii="Montserrat" w:cs="Montserrat" w:eastAsia="Montserrat" w:hAnsi="Montserrat"/>
            <w:rtl w:val="0"/>
          </w:rPr>
          <w:delText xml:space="preserve">based on business value and priority</w:delText>
        </w:r>
      </w:del>
      <w:r w:rsidDel="00000000" w:rsidR="00000000" w:rsidRPr="00000000">
        <w:rPr>
          <w:rFonts w:ascii="Montserrat" w:cs="Montserrat" w:eastAsia="Montserrat" w:hAnsi="Montserrat"/>
          <w:rtl w:val="0"/>
        </w:rPr>
        <w:t xml:space="preserve">.</w:t>
      </w:r>
      <w:del w:author="Matthew Mckeller" w:id="7" w:date="2022-04-03T20:40:31Z">
        <w:r w:rsidDel="00000000" w:rsidR="00000000" w:rsidRPr="00000000">
          <w:rPr>
            <w:rFonts w:ascii="Montserrat" w:cs="Montserrat" w:eastAsia="Montserrat" w:hAnsi="Montserrat"/>
            <w:rtl w:val="0"/>
          </w:rPr>
          <w:delText xml:space="preserve"> Some works may have non negotiable requirements, or be deemed as a necessity and are exempt from this process</w:delText>
        </w:r>
      </w:del>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42">
      <w:pPr>
        <w:pStyle w:val="Heading3"/>
        <w:ind w:left="720" w:firstLine="0"/>
        <w:rPr>
          <w:rFonts w:ascii="Montserrat" w:cs="Montserrat" w:eastAsia="Montserrat" w:hAnsi="Montserrat"/>
          <w:b w:val="1"/>
          <w:bCs w:val="1"/>
        </w:rPr>
      </w:pPr>
      <w:bookmarkStart w:colFirst="0" w:colLast="0" w:name="_u2r6tv71dvk0" w:id="10"/>
      <w:bookmarkEnd w:id="10"/>
      <w:r w:rsidDel="00000000" w:rsidR="00000000" w:rsidRPr="00000000">
        <w:rPr>
          <w:rFonts w:ascii="Montserrat" w:cs="Montserrat" w:eastAsia="Montserrat" w:hAnsi="Montserrat"/>
          <w:b w:val="1"/>
          <w:bCs w:val="1"/>
          <w:rtl w:val="0"/>
        </w:rPr>
        <w:t xml:space="preserve">Payroll Transparency for Developers</w:t>
      </w:r>
    </w:p>
    <w:p w:rsidR="00000000" w:rsidDel="00000000" w:rsidP="00000000" w:rsidRDefault="00000000" w:rsidRPr="00000000" w14:paraId="00000043">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Developers’ primary source of income is from completing work on User Stories or backlog items directly. The payout received by developers for User Stories or Product Backlog Items is </w:t>
      </w:r>
      <w:commentRangeStart w:id="1"/>
      <w:r w:rsidDel="00000000" w:rsidR="00000000" w:rsidRPr="00000000">
        <w:rPr>
          <w:rFonts w:ascii="Montserrat" w:cs="Montserrat" w:eastAsia="Montserrat" w:hAnsi="Montserrat"/>
          <w:rtl w:val="0"/>
        </w:rPr>
        <w:t xml:space="preserve">proportional </w:t>
      </w:r>
      <w:commentRangeEnd w:id="1"/>
      <w:r w:rsidDel="00000000" w:rsidR="00000000" w:rsidRPr="00000000">
        <w:commentReference w:id="1"/>
      </w:r>
      <w:r w:rsidDel="00000000" w:rsidR="00000000" w:rsidRPr="00000000">
        <w:rPr>
          <w:rFonts w:ascii="Montserrat" w:cs="Montserrat" w:eastAsia="Montserrat" w:hAnsi="Montserrat"/>
          <w:rtl w:val="0"/>
        </w:rPr>
        <w:t xml:space="preserve">to its complexity and may vary based on factors such as bonuses, incentives, deadlines and milestones, developer specializations and level. </w:t>
      </w:r>
    </w:p>
    <w:p w:rsidR="00000000" w:rsidDel="00000000" w:rsidP="00000000" w:rsidRDefault="00000000" w:rsidRPr="00000000" w14:paraId="00000044">
      <w:pPr>
        <w:pStyle w:val="Heading3"/>
        <w:ind w:left="720" w:firstLine="0"/>
        <w:rPr>
          <w:rFonts w:ascii="Montserrat" w:cs="Montserrat" w:eastAsia="Montserrat" w:hAnsi="Montserrat"/>
          <w:b w:val="1"/>
          <w:bCs w:val="1"/>
        </w:rPr>
      </w:pPr>
      <w:bookmarkStart w:colFirst="0" w:colLast="0" w:name="_hx0yomfkkmrp" w:id="11"/>
      <w:bookmarkEnd w:id="11"/>
      <w:r w:rsidDel="00000000" w:rsidR="00000000" w:rsidRPr="00000000">
        <w:rPr>
          <w:rFonts w:ascii="Montserrat" w:cs="Montserrat" w:eastAsia="Montserrat" w:hAnsi="Montserrat"/>
          <w:b w:val="1"/>
          <w:bCs w:val="1"/>
          <w:rtl w:val="0"/>
        </w:rPr>
        <w:t xml:space="preserve">Bonuses</w:t>
      </w:r>
    </w:p>
    <w:p w:rsidR="00000000" w:rsidDel="00000000" w:rsidP="00000000" w:rsidRDefault="00000000" w:rsidRPr="00000000" w14:paraId="00000045">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At Expanse we love to positively reward good work. We highly value the ability to reward and give bonuses to our workforce through gamification and monetary and non-monetary rewards.</w:t>
      </w:r>
    </w:p>
    <w:p w:rsidR="00000000" w:rsidDel="00000000" w:rsidP="00000000" w:rsidRDefault="00000000" w:rsidRPr="00000000" w14:paraId="00000046">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Project Based Bonuses</w:t>
      </w:r>
    </w:p>
    <w:p w:rsidR="00000000" w:rsidDel="00000000" w:rsidP="00000000" w:rsidRDefault="00000000" w:rsidRPr="00000000" w14:paraId="00000048">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Bonuses will be awarded based on the overall success of the project. </w:t>
      </w:r>
    </w:p>
    <w:p w:rsidR="00000000" w:rsidDel="00000000" w:rsidP="00000000" w:rsidRDefault="00000000" w:rsidRPr="00000000" w14:paraId="00000049">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A">
      <w:pPr>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Individual Bonuses</w:t>
      </w:r>
    </w:p>
    <w:p w:rsidR="00000000" w:rsidDel="00000000" w:rsidP="00000000" w:rsidRDefault="00000000" w:rsidRPr="00000000" w14:paraId="0000004B">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F</w:t>
      </w:r>
      <w:r w:rsidDel="00000000" w:rsidR="00000000" w:rsidRPr="00000000">
        <w:rPr>
          <w:rFonts w:ascii="Montserrat" w:cs="Montserrat" w:eastAsia="Montserrat" w:hAnsi="Montserrat"/>
          <w:rtl w:val="0"/>
        </w:rPr>
        <w:t xml:space="preserve">actors include: code quality, deadline management, and other performance metrics.</w:t>
      </w:r>
    </w:p>
    <w:p w:rsidR="00000000" w:rsidDel="00000000" w:rsidP="00000000" w:rsidRDefault="00000000" w:rsidRPr="00000000" w14:paraId="0000004C">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ind w:left="144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Gamification</w:t>
      </w:r>
    </w:p>
    <w:p w:rsidR="00000000" w:rsidDel="00000000" w:rsidP="00000000" w:rsidRDefault="00000000" w:rsidRPr="00000000" w14:paraId="0000004E">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Rewards are core to our gamification process. We have milestone rewards, calendar and time based rewards, rewards for high performance, etc.</w:t>
      </w:r>
    </w:p>
    <w:p w:rsidR="00000000" w:rsidDel="00000000" w:rsidP="00000000" w:rsidRDefault="00000000" w:rsidRPr="00000000" w14:paraId="0000004F">
      <w:pPr>
        <w:pStyle w:val="Heading2"/>
        <w:rPr>
          <w:rFonts w:ascii="Montserrat" w:cs="Montserrat" w:eastAsia="Montserrat" w:hAnsi="Montserrat"/>
        </w:rPr>
      </w:pPr>
      <w:bookmarkStart w:colFirst="0" w:colLast="0" w:name="_drx4fwfvugv3" w:id="12"/>
      <w:bookmarkEnd w:id="12"/>
      <w:r w:rsidDel="00000000" w:rsidR="00000000" w:rsidRPr="00000000">
        <w:rPr>
          <w:rFonts w:ascii="Montserrat" w:cs="Montserrat" w:eastAsia="Montserrat" w:hAnsi="Montserrat"/>
          <w:b w:val="1"/>
          <w:bCs w:val="1"/>
          <w:rtl w:val="0"/>
        </w:rPr>
        <w:t xml:space="preserve">Bugs</w:t>
      </w:r>
      <w:r w:rsidDel="00000000" w:rsidR="00000000" w:rsidRPr="00000000">
        <w:rPr>
          <w:rtl w:val="0"/>
        </w:rPr>
      </w:r>
    </w:p>
    <w:p w:rsidR="00000000" w:rsidDel="00000000" w:rsidP="00000000" w:rsidRDefault="00000000" w:rsidRPr="00000000" w14:paraId="00000050">
      <w:pPr>
        <w:pStyle w:val="Heading3"/>
        <w:ind w:left="720" w:firstLine="0"/>
        <w:rPr>
          <w:rFonts w:ascii="Montserrat" w:cs="Montserrat" w:eastAsia="Montserrat" w:hAnsi="Montserrat"/>
          <w:i w:val="1"/>
          <w:iCs w:val="1"/>
        </w:rPr>
      </w:pPr>
      <w:bookmarkStart w:colFirst="0" w:colLast="0" w:name="_s5yvylo59sv2" w:id="13"/>
      <w:bookmarkEnd w:id="13"/>
      <w:r w:rsidDel="00000000" w:rsidR="00000000" w:rsidRPr="00000000">
        <w:rPr>
          <w:rFonts w:ascii="Montserrat" w:cs="Montserrat" w:eastAsia="Montserrat" w:hAnsi="Montserrat"/>
          <w:rtl w:val="0"/>
        </w:rPr>
        <w:t xml:space="preserve">Within Scope - </w:t>
      </w:r>
      <w:r w:rsidDel="00000000" w:rsidR="00000000" w:rsidRPr="00000000">
        <w:rPr>
          <w:rFonts w:ascii="Montserrat" w:cs="Montserrat" w:eastAsia="Montserrat" w:hAnsi="Montserrat"/>
          <w:i w:val="1"/>
          <w:iCs w:val="1"/>
          <w:rtl w:val="0"/>
        </w:rPr>
        <w:t xml:space="preserve">A bug was found and it is </w:t>
      </w:r>
      <w:r w:rsidDel="00000000" w:rsidR="00000000" w:rsidRPr="00000000">
        <w:rPr>
          <w:rFonts w:ascii="Montserrat" w:cs="Montserrat" w:eastAsia="Montserrat" w:hAnsi="Montserrat"/>
          <w:b w:val="1"/>
          <w:bCs w:val="1"/>
          <w:i w:val="1"/>
          <w:iCs w:val="1"/>
          <w:rtl w:val="0"/>
        </w:rPr>
        <w:t xml:space="preserve">within the scope</w:t>
      </w:r>
      <w:r w:rsidDel="00000000" w:rsidR="00000000" w:rsidRPr="00000000">
        <w:rPr>
          <w:rFonts w:ascii="Montserrat" w:cs="Montserrat" w:eastAsia="Montserrat" w:hAnsi="Montserrat"/>
          <w:i w:val="1"/>
          <w:iCs w:val="1"/>
          <w:rtl w:val="0"/>
        </w:rPr>
        <w:t xml:space="preserve"> of an in progress or completed ticket. </w:t>
      </w:r>
    </w:p>
    <w:p w:rsidR="00000000" w:rsidDel="00000000" w:rsidP="00000000" w:rsidRDefault="00000000" w:rsidRPr="00000000" w14:paraId="00000051">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There is </w:t>
      </w:r>
      <w:r w:rsidDel="00000000" w:rsidR="00000000" w:rsidRPr="00000000">
        <w:rPr>
          <w:rFonts w:ascii="Montserrat" w:cs="Montserrat" w:eastAsia="Montserrat" w:hAnsi="Montserrat"/>
          <w:b w:val="1"/>
          <w:bCs w:val="1"/>
          <w:rtl w:val="0"/>
        </w:rPr>
        <w:t xml:space="preserve">no additional cost</w:t>
      </w:r>
      <w:r w:rsidDel="00000000" w:rsidR="00000000" w:rsidRPr="00000000">
        <w:rPr>
          <w:rFonts w:ascii="Montserrat" w:cs="Montserrat" w:eastAsia="Montserrat" w:hAnsi="Montserrat"/>
          <w:rtl w:val="0"/>
        </w:rPr>
        <w:t xml:space="preserve"> to the client for bugs that fall within the scope of the respective ticket. The original requirements and complexity estimate include any bugs that may arise. </w:t>
      </w:r>
      <w:r w:rsidDel="00000000" w:rsidR="00000000" w:rsidRPr="00000000">
        <w:rPr>
          <w:rtl w:val="0"/>
        </w:rPr>
      </w:r>
    </w:p>
    <w:p w:rsidR="00000000" w:rsidDel="00000000" w:rsidP="00000000" w:rsidRDefault="00000000" w:rsidRPr="00000000" w14:paraId="00000052">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pStyle w:val="Heading3"/>
        <w:ind w:left="720" w:firstLine="0"/>
        <w:rPr>
          <w:rFonts w:ascii="Montserrat" w:cs="Montserrat" w:eastAsia="Montserrat" w:hAnsi="Montserrat"/>
          <w:i w:val="1"/>
          <w:iCs w:val="1"/>
        </w:rPr>
      </w:pPr>
      <w:bookmarkStart w:colFirst="0" w:colLast="0" w:name="_evuee7o5yxb" w:id="14"/>
      <w:bookmarkEnd w:id="14"/>
      <w:r w:rsidDel="00000000" w:rsidR="00000000" w:rsidRPr="00000000">
        <w:rPr>
          <w:rFonts w:ascii="Montserrat" w:cs="Montserrat" w:eastAsia="Montserrat" w:hAnsi="Montserrat"/>
          <w:rtl w:val="0"/>
        </w:rPr>
        <w:t xml:space="preserve">Outside of Scope -</w:t>
      </w:r>
      <w:r w:rsidDel="00000000" w:rsidR="00000000" w:rsidRPr="00000000">
        <w:rPr>
          <w:rFonts w:ascii="Montserrat" w:cs="Montserrat" w:eastAsia="Montserrat" w:hAnsi="Montserrat"/>
          <w:i w:val="1"/>
          <w:iCs w:val="1"/>
          <w:rtl w:val="0"/>
        </w:rPr>
        <w:t xml:space="preserve"> A bug was found and it is considered </w:t>
      </w:r>
      <w:r w:rsidDel="00000000" w:rsidR="00000000" w:rsidRPr="00000000">
        <w:rPr>
          <w:rFonts w:ascii="Montserrat" w:cs="Montserrat" w:eastAsia="Montserrat" w:hAnsi="Montserrat"/>
          <w:b w:val="1"/>
          <w:bCs w:val="1"/>
          <w:i w:val="1"/>
          <w:iCs w:val="1"/>
          <w:rtl w:val="0"/>
        </w:rPr>
        <w:t xml:space="preserve">outside of the scope</w:t>
      </w:r>
      <w:r w:rsidDel="00000000" w:rsidR="00000000" w:rsidRPr="00000000">
        <w:rPr>
          <w:rFonts w:ascii="Montserrat" w:cs="Montserrat" w:eastAsia="Montserrat" w:hAnsi="Montserrat"/>
          <w:i w:val="1"/>
          <w:iCs w:val="1"/>
          <w:rtl w:val="0"/>
        </w:rPr>
        <w:t xml:space="preserve"> of the ticket. </w:t>
      </w:r>
    </w:p>
    <w:p w:rsidR="00000000" w:rsidDel="00000000" w:rsidP="00000000" w:rsidRDefault="00000000" w:rsidRPr="00000000" w14:paraId="00000054">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If the reported issue/bug is determined to be outside the original scope then we will create and estimate a new backlog item or task to resolve the issue. </w:t>
      </w:r>
    </w:p>
    <w:p w:rsidR="00000000" w:rsidDel="00000000" w:rsidP="00000000" w:rsidRDefault="00000000" w:rsidRPr="00000000" w14:paraId="00000055">
      <w:pPr>
        <w:pStyle w:val="Heading3"/>
        <w:ind w:firstLine="720"/>
        <w:rPr>
          <w:rFonts w:ascii="Montserrat" w:cs="Montserrat" w:eastAsia="Montserrat" w:hAnsi="Montserrat"/>
        </w:rPr>
      </w:pPr>
      <w:bookmarkStart w:colFirst="0" w:colLast="0" w:name="_mr0z8yh8aj0l" w:id="15"/>
      <w:bookmarkEnd w:id="15"/>
      <w:r w:rsidDel="00000000" w:rsidR="00000000" w:rsidRPr="00000000">
        <w:rPr>
          <w:rFonts w:ascii="Montserrat" w:cs="Montserrat" w:eastAsia="Montserrat" w:hAnsi="Montserrat"/>
          <w:rtl w:val="0"/>
        </w:rPr>
        <w:t xml:space="preserve">Disclaimer</w:t>
      </w:r>
    </w:p>
    <w:p w:rsidR="00000000" w:rsidDel="00000000" w:rsidP="00000000" w:rsidRDefault="00000000" w:rsidRPr="00000000" w14:paraId="00000056">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Expanse has final say in whether or not something is considered a bug and if it was part of the initial / agreed upon scope.</w:t>
      </w:r>
    </w:p>
    <w:p w:rsidR="00000000" w:rsidDel="00000000" w:rsidP="00000000" w:rsidRDefault="00000000" w:rsidRPr="00000000" w14:paraId="00000057">
      <w:pPr>
        <w:pStyle w:val="Heading2"/>
        <w:rPr>
          <w:rFonts w:ascii="Montserrat" w:cs="Montserrat" w:eastAsia="Montserrat" w:hAnsi="Montserrat"/>
          <w:b w:val="1"/>
          <w:bCs w:val="1"/>
        </w:rPr>
      </w:pPr>
      <w:bookmarkStart w:colFirst="0" w:colLast="0" w:name="_nu5u9dho807a" w:id="16"/>
      <w:bookmarkEnd w:id="16"/>
      <w:r w:rsidDel="00000000" w:rsidR="00000000" w:rsidRPr="00000000">
        <w:rPr>
          <w:rFonts w:ascii="Montserrat" w:cs="Montserrat" w:eastAsia="Montserrat" w:hAnsi="Montserrat"/>
          <w:b w:val="1"/>
          <w:bCs w:val="1"/>
          <w:rtl w:val="0"/>
        </w:rPr>
        <w:t xml:space="preserve">Ongoing/Operational Charges</w:t>
      </w:r>
    </w:p>
    <w:p w:rsidR="00000000" w:rsidDel="00000000" w:rsidP="00000000" w:rsidRDefault="00000000" w:rsidRPr="00000000" w14:paraId="00000058">
      <w:pPr>
        <w:pStyle w:val="Heading3"/>
        <w:ind w:left="720" w:firstLine="0"/>
        <w:rPr>
          <w:rFonts w:ascii="Montserrat" w:cs="Montserrat" w:eastAsia="Montserrat" w:hAnsi="Montserrat"/>
        </w:rPr>
      </w:pPr>
      <w:bookmarkStart w:colFirst="0" w:colLast="0" w:name="_3tv6pzup9x8c" w:id="17"/>
      <w:bookmarkEnd w:id="17"/>
      <w:r w:rsidDel="00000000" w:rsidR="00000000" w:rsidRPr="00000000">
        <w:rPr>
          <w:rFonts w:ascii="Montserrat" w:cs="Montserrat" w:eastAsia="Montserrat" w:hAnsi="Montserrat"/>
          <w:rtl w:val="0"/>
        </w:rPr>
        <w:t xml:space="preserve">Cloud Platform and Hosting</w:t>
      </w:r>
    </w:p>
    <w:p w:rsidR="00000000" w:rsidDel="00000000" w:rsidP="00000000" w:rsidRDefault="00000000" w:rsidRPr="00000000" w14:paraId="00000059">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All cloud service fees will be the client’s responsibility to pay. This includes ongoing hosting, and other cloud platform services and charges.</w:t>
      </w:r>
    </w:p>
    <w:p w:rsidR="00000000" w:rsidDel="00000000" w:rsidP="00000000" w:rsidRDefault="00000000" w:rsidRPr="00000000" w14:paraId="0000005A">
      <w:pPr>
        <w:pStyle w:val="Heading3"/>
        <w:ind w:left="720" w:firstLine="0"/>
        <w:rPr>
          <w:rFonts w:ascii="Montserrat" w:cs="Montserrat" w:eastAsia="Montserrat" w:hAnsi="Montserrat"/>
        </w:rPr>
      </w:pPr>
      <w:bookmarkStart w:colFirst="0" w:colLast="0" w:name="_p7xo4lnsiqfe" w:id="18"/>
      <w:bookmarkEnd w:id="18"/>
      <w:r w:rsidDel="00000000" w:rsidR="00000000" w:rsidRPr="00000000">
        <w:rPr>
          <w:rFonts w:ascii="Montserrat" w:cs="Montserrat" w:eastAsia="Montserrat" w:hAnsi="Montserrat"/>
          <w:rtl w:val="0"/>
        </w:rPr>
        <w:t xml:space="preserve">Hourly rates</w:t>
      </w:r>
    </w:p>
    <w:p w:rsidR="00000000" w:rsidDel="00000000" w:rsidP="00000000" w:rsidRDefault="00000000" w:rsidRPr="00000000" w14:paraId="0000005B">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We prioritize fixed rates for clients and payout for developers but we reserve the right to charge hourly if a situation should arise in which hourly rates would come into play for design, pm, or other functions as needed.</w:t>
      </w:r>
    </w:p>
    <w:p w:rsidR="00000000" w:rsidDel="00000000" w:rsidP="00000000" w:rsidRDefault="00000000" w:rsidRPr="00000000" w14:paraId="0000005C">
      <w:pPr>
        <w:pStyle w:val="Heading2"/>
        <w:rPr>
          <w:rFonts w:ascii="Montserrat" w:cs="Montserrat" w:eastAsia="Montserrat" w:hAnsi="Montserrat"/>
          <w:b w:val="1"/>
          <w:bCs w:val="1"/>
        </w:rPr>
      </w:pPr>
      <w:bookmarkStart w:colFirst="0" w:colLast="0" w:name="_iwbxsegpjr2y" w:id="19"/>
      <w:bookmarkEnd w:id="19"/>
      <w:hyperlink w:anchor="_drx4fwfvugv3">
        <w:r w:rsidDel="00000000" w:rsidR="00000000" w:rsidRPr="00000000">
          <w:rPr>
            <w:rFonts w:ascii="Montserrat" w:cs="Montserrat" w:eastAsia="Montserrat" w:hAnsi="Montserrat"/>
            <w:b w:val="1"/>
            <w:bCs w:val="1"/>
            <w:rtl w:val="0"/>
          </w:rPr>
          <w:t xml:space="preserve">Change of Scope / Work</w:t>
        </w:r>
      </w:hyperlink>
      <w:r w:rsidDel="00000000" w:rsidR="00000000" w:rsidRPr="00000000">
        <w:rPr>
          <w:rtl w:val="0"/>
        </w:rPr>
      </w:r>
    </w:p>
    <w:p w:rsidR="00000000" w:rsidDel="00000000" w:rsidP="00000000" w:rsidRDefault="00000000" w:rsidRPr="00000000" w14:paraId="0000005D">
      <w:pPr>
        <w:pStyle w:val="Heading3"/>
        <w:ind w:left="720" w:firstLine="0"/>
        <w:rPr>
          <w:rFonts w:ascii="Montserrat" w:cs="Montserrat" w:eastAsia="Montserrat" w:hAnsi="Montserrat"/>
          <w:b w:val="1"/>
          <w:bCs w:val="1"/>
        </w:rPr>
      </w:pPr>
      <w:bookmarkStart w:colFirst="0" w:colLast="0" w:name="_wia7j960e5y9" w:id="20"/>
      <w:bookmarkEnd w:id="20"/>
      <w:r w:rsidDel="00000000" w:rsidR="00000000" w:rsidRPr="00000000">
        <w:rPr>
          <w:rFonts w:ascii="Montserrat" w:cs="Montserrat" w:eastAsia="Montserrat" w:hAnsi="Montserrat"/>
          <w:b w:val="1"/>
          <w:bCs w:val="1"/>
          <w:rtl w:val="0"/>
        </w:rPr>
        <w:t xml:space="preserve">Transparency and Adaptability</w:t>
      </w:r>
    </w:p>
    <w:p w:rsidR="00000000" w:rsidDel="00000000" w:rsidP="00000000" w:rsidRDefault="00000000" w:rsidRPr="00000000" w14:paraId="0000005E">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 the software world, change happens frequently. At Expanse we work to clearly define requirements and specifications with the intent of minifying the impact of changes and deviations from the original scope.</w:t>
      </w:r>
      <w:r w:rsidDel="00000000" w:rsidR="00000000" w:rsidRPr="00000000">
        <w:rPr>
          <w:rtl w:val="0"/>
        </w:rPr>
      </w:r>
    </w:p>
    <w:p w:rsidR="00000000" w:rsidDel="00000000" w:rsidP="00000000" w:rsidRDefault="00000000" w:rsidRPr="00000000" w14:paraId="0000005F">
      <w:pPr>
        <w:pStyle w:val="Heading3"/>
        <w:ind w:left="720" w:firstLine="0"/>
        <w:rPr>
          <w:rFonts w:ascii="Montserrat" w:cs="Montserrat" w:eastAsia="Montserrat" w:hAnsi="Montserrat"/>
          <w:b w:val="1"/>
          <w:bCs w:val="1"/>
        </w:rPr>
      </w:pPr>
      <w:bookmarkStart w:colFirst="0" w:colLast="0" w:name="_vwvfdhn1zia2" w:id="21"/>
      <w:bookmarkEnd w:id="21"/>
      <w:r w:rsidDel="00000000" w:rsidR="00000000" w:rsidRPr="00000000">
        <w:rPr>
          <w:rFonts w:ascii="Montserrat" w:cs="Montserrat" w:eastAsia="Montserrat" w:hAnsi="Montserrat"/>
          <w:b w:val="1"/>
          <w:bCs w:val="1"/>
          <w:rtl w:val="0"/>
        </w:rPr>
        <w:t xml:space="preserve">Examples of Change</w:t>
      </w:r>
    </w:p>
    <w:p w:rsidR="00000000" w:rsidDel="00000000" w:rsidP="00000000" w:rsidRDefault="00000000" w:rsidRPr="00000000" w14:paraId="00000060">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Sometimes unforeseen factors come up when new information becomes available. Once a developer starts digging into the code and/or integrating with some existing apis or services; they may uncover a new technical challenge.  Or, the developer may recognize something is missing or find out it can not be done as originally planned.</w:t>
      </w:r>
    </w:p>
    <w:p w:rsidR="00000000" w:rsidDel="00000000" w:rsidP="00000000" w:rsidRDefault="00000000" w:rsidRPr="00000000" w14:paraId="00000061">
      <w:pPr>
        <w:pStyle w:val="Heading3"/>
        <w:ind w:left="720" w:firstLine="0"/>
        <w:rPr>
          <w:rFonts w:ascii="Montserrat" w:cs="Montserrat" w:eastAsia="Montserrat" w:hAnsi="Montserrat"/>
          <w:b w:val="1"/>
          <w:bCs w:val="1"/>
        </w:rPr>
      </w:pPr>
      <w:bookmarkStart w:colFirst="0" w:colLast="0" w:name="_xue1dpsp3x80" w:id="22"/>
      <w:bookmarkEnd w:id="22"/>
      <w:r w:rsidDel="00000000" w:rsidR="00000000" w:rsidRPr="00000000">
        <w:rPr>
          <w:rFonts w:ascii="Montserrat" w:cs="Montserrat" w:eastAsia="Montserrat" w:hAnsi="Montserrat"/>
          <w:b w:val="1"/>
          <w:bCs w:val="1"/>
          <w:rtl w:val="0"/>
        </w:rPr>
        <w:t xml:space="preserve">In the Event of a Change</w:t>
      </w:r>
    </w:p>
    <w:p w:rsidR="00000000" w:rsidDel="00000000" w:rsidP="00000000" w:rsidRDefault="00000000" w:rsidRPr="00000000" w14:paraId="00000062">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Changes will be handled on a case by case basis with the intent of satisfying all parties to the best of our ability while providing clear communication. When a change is needed, applicable backlog items will be updated and/or new stories will be created. Important changes will be brought to attention in a timely manner.</w:t>
      </w:r>
    </w:p>
    <w:p w:rsidR="00000000" w:rsidDel="00000000" w:rsidP="00000000" w:rsidRDefault="00000000" w:rsidRPr="00000000" w14:paraId="00000063">
      <w:pPr>
        <w:pStyle w:val="Heading3"/>
        <w:ind w:left="720" w:firstLine="0"/>
        <w:rPr>
          <w:rFonts w:ascii="Montserrat" w:cs="Montserrat" w:eastAsia="Montserrat" w:hAnsi="Montserrat"/>
          <w:b w:val="1"/>
          <w:bCs w:val="1"/>
        </w:rPr>
      </w:pPr>
      <w:bookmarkStart w:colFirst="0" w:colLast="0" w:name="_x2xpwygxbnv" w:id="23"/>
      <w:bookmarkEnd w:id="23"/>
      <w:r w:rsidDel="00000000" w:rsidR="00000000" w:rsidRPr="00000000">
        <w:rPr>
          <w:rFonts w:ascii="Montserrat" w:cs="Montserrat" w:eastAsia="Montserrat" w:hAnsi="Montserrat"/>
          <w:b w:val="1"/>
          <w:bCs w:val="1"/>
          <w:rtl w:val="0"/>
        </w:rPr>
        <w:t xml:space="preserve">More Information</w:t>
      </w:r>
    </w:p>
    <w:p w:rsidR="00000000" w:rsidDel="00000000" w:rsidP="00000000" w:rsidRDefault="00000000" w:rsidRPr="00000000" w14:paraId="00000064">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See </w:t>
      </w:r>
      <w:hyperlink w:anchor="_qm0riqkkas3l">
        <w:r w:rsidDel="00000000" w:rsidR="00000000" w:rsidRPr="00000000">
          <w:rPr>
            <w:rFonts w:ascii="Montserrat" w:cs="Montserrat" w:eastAsia="Montserrat" w:hAnsi="Montserrat"/>
            <w:b w:val="1"/>
            <w:bCs w:val="1"/>
            <w:color w:val="1155cc"/>
            <w:u w:val="single"/>
            <w:rtl w:val="0"/>
          </w:rPr>
          <w:t xml:space="preserve">Development pricing &amp; Payment</w:t>
        </w:r>
      </w:hyperlink>
      <w:r w:rsidDel="00000000" w:rsidR="00000000" w:rsidRPr="00000000">
        <w:rPr>
          <w:rFonts w:ascii="Montserrat" w:cs="Montserrat" w:eastAsia="Montserrat" w:hAnsi="Montserrat"/>
          <w:rtl w:val="0"/>
        </w:rPr>
        <w:t xml:space="preserve"> for more information</w:t>
      </w:r>
    </w:p>
    <w:p w:rsidR="00000000" w:rsidDel="00000000" w:rsidP="00000000" w:rsidRDefault="00000000" w:rsidRPr="00000000" w14:paraId="00000065">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pStyle w:val="Heading2"/>
        <w:rPr>
          <w:rFonts w:ascii="Montserrat" w:cs="Montserrat" w:eastAsia="Montserrat" w:hAnsi="Montserrat"/>
          <w:b w:val="1"/>
          <w:bCs w:val="1"/>
        </w:rPr>
      </w:pPr>
      <w:bookmarkStart w:colFirst="0" w:colLast="0" w:name="_x1vw9mo64zvg" w:id="24"/>
      <w:bookmarkEnd w:id="24"/>
      <w:r w:rsidDel="00000000" w:rsidR="00000000" w:rsidRPr="00000000">
        <w:rPr>
          <w:rFonts w:ascii="Montserrat" w:cs="Montserrat" w:eastAsia="Montserrat" w:hAnsi="Montserrat"/>
          <w:b w:val="1"/>
          <w:bCs w:val="1"/>
          <w:rtl w:val="0"/>
        </w:rPr>
        <w:t xml:space="preserve">Refunds</w:t>
      </w:r>
    </w:p>
    <w:p w:rsidR="00000000" w:rsidDel="00000000" w:rsidP="00000000" w:rsidRDefault="00000000" w:rsidRPr="00000000" w14:paraId="00000067">
      <w:pPr>
        <w:pStyle w:val="Heading3"/>
        <w:ind w:firstLine="720"/>
        <w:rPr>
          <w:rFonts w:ascii="Montserrat" w:cs="Montserrat" w:eastAsia="Montserrat" w:hAnsi="Montserrat"/>
        </w:rPr>
      </w:pPr>
      <w:bookmarkStart w:colFirst="0" w:colLast="0" w:name="_dmd5a7yunzc3" w:id="25"/>
      <w:bookmarkEnd w:id="25"/>
      <w:r w:rsidDel="00000000" w:rsidR="00000000" w:rsidRPr="00000000">
        <w:rPr>
          <w:rFonts w:ascii="Montserrat" w:cs="Montserrat" w:eastAsia="Montserrat" w:hAnsi="Montserrat"/>
          <w:rtl w:val="0"/>
        </w:rPr>
        <w:t xml:space="preserve">Project</w:t>
      </w:r>
      <w:r w:rsidDel="00000000" w:rsidR="00000000" w:rsidRPr="00000000">
        <w:rPr>
          <w:rFonts w:ascii="Montserrat" w:cs="Montserrat" w:eastAsia="Montserrat" w:hAnsi="Montserrat"/>
          <w:rtl w:val="0"/>
        </w:rPr>
        <w:t xml:space="preserve"> fees</w:t>
      </w:r>
    </w:p>
    <w:p w:rsidR="00000000" w:rsidDel="00000000" w:rsidP="00000000" w:rsidRDefault="00000000" w:rsidRPr="00000000" w14:paraId="00000068">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Fees associated with starting a project such as the upfront fees for design and project management are non-refundable. Add-ons are refundable or partially refundable depending on the status of the add-on and project.</w:t>
      </w:r>
    </w:p>
    <w:p w:rsidR="00000000" w:rsidDel="00000000" w:rsidP="00000000" w:rsidRDefault="00000000" w:rsidRPr="00000000" w14:paraId="00000069">
      <w:pPr>
        <w:pStyle w:val="Heading3"/>
        <w:ind w:firstLine="720"/>
        <w:rPr>
          <w:rFonts w:ascii="Montserrat" w:cs="Montserrat" w:eastAsia="Montserrat" w:hAnsi="Montserrat"/>
        </w:rPr>
      </w:pPr>
      <w:bookmarkStart w:colFirst="0" w:colLast="0" w:name="_sejc62k3bt2e" w:id="26"/>
      <w:bookmarkEnd w:id="26"/>
      <w:r w:rsidDel="00000000" w:rsidR="00000000" w:rsidRPr="00000000">
        <w:rPr>
          <w:rFonts w:ascii="Montserrat" w:cs="Montserrat" w:eastAsia="Montserrat" w:hAnsi="Montserrat"/>
          <w:rtl w:val="0"/>
        </w:rPr>
        <w:t xml:space="preserve">Work in the Backlog</w:t>
      </w:r>
    </w:p>
    <w:p w:rsidR="00000000" w:rsidDel="00000000" w:rsidP="00000000" w:rsidRDefault="00000000" w:rsidRPr="00000000" w14:paraId="0000006A">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Clients are not charged for development work that has not been started.</w:t>
      </w:r>
    </w:p>
    <w:p w:rsidR="00000000" w:rsidDel="00000000" w:rsidP="00000000" w:rsidRDefault="00000000" w:rsidRPr="00000000" w14:paraId="0000006B">
      <w:pPr>
        <w:pStyle w:val="Heading3"/>
        <w:ind w:firstLine="720"/>
        <w:rPr>
          <w:rFonts w:ascii="Montserrat" w:cs="Montserrat" w:eastAsia="Montserrat" w:hAnsi="Montserrat"/>
        </w:rPr>
      </w:pPr>
      <w:bookmarkStart w:colFirst="0" w:colLast="0" w:name="_1ttwf2sgfvx4" w:id="27"/>
      <w:bookmarkEnd w:id="27"/>
      <w:r w:rsidDel="00000000" w:rsidR="00000000" w:rsidRPr="00000000">
        <w:rPr>
          <w:rFonts w:ascii="Montserrat" w:cs="Montserrat" w:eastAsia="Montserrat" w:hAnsi="Montserrat"/>
          <w:rtl w:val="0"/>
        </w:rPr>
        <w:t xml:space="preserve">In Progress work</w:t>
      </w:r>
    </w:p>
    <w:p w:rsidR="00000000" w:rsidDel="00000000" w:rsidP="00000000" w:rsidRDefault="00000000" w:rsidRPr="00000000" w14:paraId="0000006C">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Once work has begun on a backlog item (or ticket) there are no refunds for that item. The exception would be when there is a change of scope or new requirements. In which case please see the </w:t>
      </w:r>
      <w:hyperlink w:anchor="_drx4fwfvugv3">
        <w:r w:rsidDel="00000000" w:rsidR="00000000" w:rsidRPr="00000000">
          <w:rPr>
            <w:rFonts w:ascii="Montserrat" w:cs="Montserrat" w:eastAsia="Montserrat" w:hAnsi="Montserrat"/>
            <w:color w:val="1155cc"/>
            <w:u w:val="single"/>
            <w:rtl w:val="0"/>
          </w:rPr>
          <w:t xml:space="preserve">Change of Scope</w:t>
        </w:r>
      </w:hyperlink>
      <w:r w:rsidDel="00000000" w:rsidR="00000000" w:rsidRPr="00000000">
        <w:rPr>
          <w:rFonts w:ascii="Montserrat" w:cs="Montserrat" w:eastAsia="Montserrat" w:hAnsi="Montserrat"/>
          <w:rtl w:val="0"/>
        </w:rPr>
        <w:t xml:space="preserve"> section of this document.</w:t>
      </w:r>
    </w:p>
    <w:p w:rsidR="00000000" w:rsidDel="00000000" w:rsidP="00000000" w:rsidRDefault="00000000" w:rsidRPr="00000000" w14:paraId="0000006D">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0">
      <w:pPr>
        <w:ind w:left="720" w:firstLine="0"/>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0" w:date="2021-12-26T19:56:30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re-read</w:t>
      </w:r>
    </w:p>
  </w:comment>
  <w:comment w:author="Matthew Mckeller" w:id="1" w:date="2021-12-26T18:02:38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