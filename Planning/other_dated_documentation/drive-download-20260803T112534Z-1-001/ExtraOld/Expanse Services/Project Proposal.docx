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749446" cy="9723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9446" cy="9723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E</w:t>
      </w:r>
      <w:ins w:author="Matthew Mckeller" w:id="0" w:date="2022-04-13T18:47:42Z">
        <w:r w:rsidDel="00000000" w:rsidR="00000000" w:rsidRPr="00000000">
          <w:rPr>
            <w:b w:val="1"/>
            <w:bCs w:val="1"/>
            <w:sz w:val="28"/>
            <w:szCs w:val="28"/>
            <w:rtl w:val="0"/>
          </w:rPr>
          <w:t xml:space="preserve"> </w:t>
        </w:r>
      </w:ins>
      <w:r w:rsidDel="00000000" w:rsidR="00000000" w:rsidRPr="00000000">
        <w:rPr>
          <w:b w:val="1"/>
          <w:bCs w:val="1"/>
          <w:sz w:val="28"/>
          <w:szCs w:val="28"/>
          <w:rtl w:val="0"/>
        </w:rPr>
        <w:t xml:space="preserve">X</w:t>
      </w:r>
      <w:ins w:author="Matthew Mckeller" w:id="1" w:date="2022-04-13T18:47:43Z">
        <w:r w:rsidDel="00000000" w:rsidR="00000000" w:rsidRPr="00000000">
          <w:rPr>
            <w:b w:val="1"/>
            <w:bCs w:val="1"/>
            <w:sz w:val="28"/>
            <w:szCs w:val="28"/>
            <w:rtl w:val="0"/>
          </w:rPr>
          <w:t xml:space="preserve"> </w:t>
        </w:r>
      </w:ins>
      <w:r w:rsidDel="00000000" w:rsidR="00000000" w:rsidRPr="00000000">
        <w:rPr>
          <w:b w:val="1"/>
          <w:bCs w:val="1"/>
          <w:sz w:val="28"/>
          <w:szCs w:val="28"/>
          <w:rtl w:val="0"/>
        </w:rPr>
        <w:t xml:space="preserve">P</w:t>
      </w:r>
      <w:ins w:author="Matthew Mckeller" w:id="2" w:date="2022-04-13T18:47:44Z">
        <w:r w:rsidDel="00000000" w:rsidR="00000000" w:rsidRPr="00000000">
          <w:rPr>
            <w:b w:val="1"/>
            <w:bCs w:val="1"/>
            <w:sz w:val="28"/>
            <w:szCs w:val="28"/>
            <w:rtl w:val="0"/>
          </w:rPr>
          <w:t xml:space="preserve"> </w:t>
        </w:r>
      </w:ins>
      <w:r w:rsidDel="00000000" w:rsidR="00000000" w:rsidRPr="00000000">
        <w:rPr>
          <w:b w:val="1"/>
          <w:bCs w:val="1"/>
          <w:sz w:val="28"/>
          <w:szCs w:val="28"/>
          <w:rtl w:val="0"/>
        </w:rPr>
        <w:t xml:space="preserve">A</w:t>
      </w:r>
      <w:ins w:author="Matthew Mckeller" w:id="3" w:date="2022-04-13T18:47:45Z">
        <w:r w:rsidDel="00000000" w:rsidR="00000000" w:rsidRPr="00000000">
          <w:rPr>
            <w:b w:val="1"/>
            <w:bCs w:val="1"/>
            <w:sz w:val="28"/>
            <w:szCs w:val="28"/>
            <w:rtl w:val="0"/>
          </w:rPr>
          <w:t xml:space="preserve"> </w:t>
        </w:r>
      </w:ins>
      <w:r w:rsidDel="00000000" w:rsidR="00000000" w:rsidRPr="00000000">
        <w:rPr>
          <w:b w:val="1"/>
          <w:bCs w:val="1"/>
          <w:sz w:val="28"/>
          <w:szCs w:val="28"/>
          <w:rtl w:val="0"/>
        </w:rPr>
        <w:t xml:space="preserve">N</w:t>
      </w:r>
      <w:ins w:author="Matthew Mckeller" w:id="4" w:date="2022-04-13T18:47:46Z">
        <w:r w:rsidDel="00000000" w:rsidR="00000000" w:rsidRPr="00000000">
          <w:rPr>
            <w:b w:val="1"/>
            <w:bCs w:val="1"/>
            <w:sz w:val="28"/>
            <w:szCs w:val="28"/>
            <w:rtl w:val="0"/>
          </w:rPr>
          <w:t xml:space="preserve"> </w:t>
        </w:r>
      </w:ins>
      <w:r w:rsidDel="00000000" w:rsidR="00000000" w:rsidRPr="00000000">
        <w:rPr>
          <w:b w:val="1"/>
          <w:bCs w:val="1"/>
          <w:sz w:val="28"/>
          <w:szCs w:val="28"/>
          <w:rtl w:val="0"/>
        </w:rPr>
        <w:t xml:space="preserve">S E</w:t>
      </w:r>
    </w:p>
    <w:p w:rsidR="00000000" w:rsidDel="00000000" w:rsidP="00000000" w:rsidRDefault="00000000" w:rsidRPr="00000000" w14:paraId="00000004">
      <w:pPr>
        <w:rPr/>
      </w:pPr>
      <w:r w:rsidDel="00000000" w:rsidR="00000000" w:rsidRPr="00000000">
        <w:rPr>
          <w:rtl w:val="0"/>
        </w:rPr>
        <w:t xml:space="preserve">Project Proposal by:</w:t>
      </w:r>
    </w:p>
    <w:p w:rsidR="00000000" w:rsidDel="00000000" w:rsidP="00000000" w:rsidRDefault="00000000" w:rsidRPr="00000000" w14:paraId="00000005">
      <w:pPr>
        <w:rPr/>
      </w:pPr>
      <w:r w:rsidDel="00000000" w:rsidR="00000000" w:rsidRPr="00000000">
        <w:rPr>
          <w:rtl w:val="0"/>
        </w:rPr>
        <w:t xml:space="preserve">Matt Mckeller</w:t>
      </w:r>
    </w:p>
    <w:p w:rsidR="00000000" w:rsidDel="00000000" w:rsidP="00000000" w:rsidRDefault="00000000" w:rsidRPr="00000000" w14:paraId="00000006">
      <w:pPr>
        <w:rPr/>
      </w:pPr>
      <w:r w:rsidDel="00000000" w:rsidR="00000000" w:rsidRPr="00000000">
        <w:rPr>
          <w:rtl w:val="0"/>
        </w:rPr>
        <w:t xml:space="preserve">04/13/2022</w:t>
      </w:r>
    </w:p>
    <w:p w:rsidR="00000000" w:rsidDel="00000000" w:rsidP="00000000" w:rsidRDefault="00000000" w:rsidRPr="00000000" w14:paraId="00000007">
      <w:pPr>
        <w:rPr/>
      </w:pPr>
      <w:r w:rsidDel="00000000" w:rsidR="00000000" w:rsidRPr="00000000">
        <w:rPr>
          <w:rtl w:val="0"/>
        </w:rPr>
        <w:t xml:space="preserve">12405 E 72nd Terrace</w:t>
      </w:r>
    </w:p>
    <w:p w:rsidR="00000000" w:rsidDel="00000000" w:rsidP="00000000" w:rsidRDefault="00000000" w:rsidRPr="00000000" w14:paraId="00000008">
      <w:pPr>
        <w:rPr/>
      </w:pPr>
      <w:r w:rsidDel="00000000" w:rsidR="00000000" w:rsidRPr="00000000">
        <w:rPr>
          <w:rtl w:val="0"/>
        </w:rPr>
        <w:t xml:space="preserve">Kansas City, MO 64133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ff9900"/>
        </w:rPr>
      </w:pPr>
      <w:r w:rsidDel="00000000" w:rsidR="00000000" w:rsidRPr="00000000">
        <w:rPr>
          <w:color w:val="ff9900"/>
          <w:rtl w:val="0"/>
        </w:rPr>
        <w:t xml:space="preserve">PROJECT PITCH FOR SBIR ( Small Business Innovative Research ) Grant</w:t>
      </w:r>
    </w:p>
    <w:p w:rsidR="00000000" w:rsidDel="00000000" w:rsidP="00000000" w:rsidRDefault="00000000" w:rsidRPr="00000000" w14:paraId="0000000B">
      <w:pPr>
        <w:rPr>
          <w:color w:val="ff9900"/>
        </w:rPr>
      </w:pPr>
      <w:hyperlink r:id="rId8">
        <w:r w:rsidDel="00000000" w:rsidR="00000000" w:rsidRPr="00000000">
          <w:rPr>
            <w:color w:val="1155cc"/>
            <w:u w:val="single"/>
            <w:rtl w:val="0"/>
          </w:rPr>
          <w:t xml:space="preserve">https://seedfund.nsf.gov/apply/get-started/</w:t>
        </w:r>
      </w:hyperlink>
      <w:r w:rsidDel="00000000" w:rsidR="00000000" w:rsidRPr="00000000">
        <w:rPr>
          <w:color w:val="ff9900"/>
          <w:rtl w:val="0"/>
        </w:rPr>
        <w:t xml:space="preserve"> </w:t>
      </w:r>
      <w:r w:rsidDel="00000000" w:rsidR="00000000" w:rsidRPr="00000000">
        <w:rPr>
          <w:rtl w:val="0"/>
        </w:rPr>
      </w:r>
    </w:p>
    <w:p w:rsidR="00000000" w:rsidDel="00000000" w:rsidP="00000000" w:rsidRDefault="00000000" w:rsidRPr="00000000" w14:paraId="0000000C">
      <w:pPr>
        <w:rPr>
          <w:color w:val="ff9900"/>
        </w:rPr>
      </w:pPr>
      <w:r w:rsidDel="00000000" w:rsidR="00000000" w:rsidRPr="00000000">
        <w:rPr>
          <w:color w:val="ff9900"/>
          <w:rtl w:val="0"/>
        </w:rPr>
        <w:t xml:space="preserve">[probably need some sort of cover graphic ] </w:t>
      </w:r>
    </w:p>
    <w:p w:rsidR="00000000" w:rsidDel="00000000" w:rsidP="00000000" w:rsidRDefault="00000000" w:rsidRPr="00000000" w14:paraId="0000000D">
      <w:pPr>
        <w:rPr>
          <w:color w:val="ff9900"/>
        </w:rPr>
      </w:pPr>
      <w:r w:rsidDel="00000000" w:rsidR="00000000" w:rsidRPr="00000000">
        <w:rPr>
          <w:rtl w:val="0"/>
        </w:rPr>
      </w:r>
    </w:p>
    <w:p w:rsidR="00000000" w:rsidDel="00000000" w:rsidP="00000000" w:rsidRDefault="00000000" w:rsidRPr="00000000" w14:paraId="0000000E">
      <w:pPr>
        <w:rPr>
          <w:color w:val="ff9900"/>
        </w:rPr>
      </w:pPr>
      <w:r w:rsidDel="00000000" w:rsidR="00000000" w:rsidRPr="00000000">
        <w:rPr>
          <w:color w:val="ff9900"/>
          <w:rtl w:val="0"/>
        </w:rPr>
        <w:t xml:space="preserve">Todos: </w:t>
      </w:r>
    </w:p>
    <w:p w:rsidR="00000000" w:rsidDel="00000000" w:rsidP="00000000" w:rsidRDefault="00000000" w:rsidRPr="00000000" w14:paraId="0000000F">
      <w:pPr>
        <w:numPr>
          <w:ilvl w:val="0"/>
          <w:numId w:val="1"/>
        </w:numPr>
        <w:ind w:left="720" w:hanging="360"/>
        <w:rPr>
          <w:color w:val="ff9900"/>
          <w:u w:val="none"/>
        </w:rPr>
      </w:pPr>
      <w:r w:rsidDel="00000000" w:rsidR="00000000" w:rsidRPr="00000000">
        <w:rPr>
          <w:color w:val="ff9900"/>
          <w:rtl w:val="0"/>
        </w:rPr>
        <w:t xml:space="preserve">#1 improve tone and remove/limit personal bias</w:t>
      </w:r>
    </w:p>
    <w:p w:rsidR="00000000" w:rsidDel="00000000" w:rsidP="00000000" w:rsidRDefault="00000000" w:rsidRPr="00000000" w14:paraId="00000010">
      <w:pPr>
        <w:numPr>
          <w:ilvl w:val="0"/>
          <w:numId w:val="1"/>
        </w:numPr>
        <w:ind w:left="720" w:hanging="360"/>
        <w:rPr>
          <w:color w:val="ff9900"/>
          <w:u w:val="none"/>
        </w:rPr>
      </w:pPr>
      <w:r w:rsidDel="00000000" w:rsidR="00000000" w:rsidRPr="00000000">
        <w:rPr>
          <w:color w:val="ff9900"/>
          <w:rtl w:val="0"/>
        </w:rPr>
        <w:t xml:space="preserve">Continue finding and adding more research</w:t>
      </w:r>
    </w:p>
    <w:p w:rsidR="00000000" w:rsidDel="00000000" w:rsidP="00000000" w:rsidRDefault="00000000" w:rsidRPr="00000000" w14:paraId="00000011">
      <w:pPr>
        <w:numPr>
          <w:ilvl w:val="0"/>
          <w:numId w:val="1"/>
        </w:numPr>
        <w:ind w:left="720" w:hanging="360"/>
        <w:rPr>
          <w:color w:val="ff9900"/>
          <w:u w:val="none"/>
        </w:rPr>
      </w:pPr>
      <w:r w:rsidDel="00000000" w:rsidR="00000000" w:rsidRPr="00000000">
        <w:rPr>
          <w:color w:val="ff9900"/>
          <w:rtl w:val="0"/>
        </w:rPr>
        <w:t xml:space="preserve">Add more about the educational aspects - plan to turn education into something you’re paid to do rather than something you pay to do ( or at least enables you to get paid and take real projects ) Create defined learning objectives/paths that give experience in expanse’s leveling system. Also targeting the massive gap in understanding in terms of project management and how to manage and estimate software projects</w:t>
      </w:r>
    </w:p>
    <w:p w:rsidR="00000000" w:rsidDel="00000000" w:rsidP="00000000" w:rsidRDefault="00000000" w:rsidRPr="00000000" w14:paraId="00000012">
      <w:pPr>
        <w:numPr>
          <w:ilvl w:val="0"/>
          <w:numId w:val="1"/>
        </w:numPr>
        <w:ind w:left="720" w:hanging="360"/>
        <w:rPr>
          <w:color w:val="ff9900"/>
          <w:u w:val="none"/>
        </w:rPr>
      </w:pPr>
      <w:r w:rsidDel="00000000" w:rsidR="00000000" w:rsidRPr="00000000">
        <w:rPr>
          <w:color w:val="ff9900"/>
          <w:rtl w:val="0"/>
        </w:rPr>
        <w:t xml:space="preserve">Maybe shrink text to turn this into a executive summary but expand upon everything for full business plan</w:t>
      </w:r>
    </w:p>
    <w:p w:rsidR="00000000" w:rsidDel="00000000" w:rsidP="00000000" w:rsidRDefault="00000000" w:rsidRPr="00000000" w14:paraId="00000013">
      <w:pPr>
        <w:numPr>
          <w:ilvl w:val="0"/>
          <w:numId w:val="1"/>
        </w:numPr>
        <w:ind w:left="720" w:hanging="360"/>
        <w:rPr>
          <w:color w:val="ff9900"/>
          <w:u w:val="none"/>
        </w:rPr>
      </w:pPr>
      <w:r w:rsidDel="00000000" w:rsidR="00000000" w:rsidRPr="00000000">
        <w:rPr>
          <w:color w:val="ff9900"/>
          <w:rtl w:val="0"/>
        </w:rPr>
        <w:t xml:space="preserve">Figure out a name for the crypto currency, placeholder = Currency X</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pPr>
      <w:bookmarkStart w:colFirst="0" w:colLast="0" w:name="_6ak00eyuhgax" w:id="0"/>
      <w:bookmarkEnd w:id="0"/>
      <w:r w:rsidDel="00000000" w:rsidR="00000000" w:rsidRPr="00000000">
        <w:rPr>
          <w:rtl w:val="0"/>
        </w:rPr>
        <w:t xml:space="preserve">—-BEGIN PROPOSAL—-</w:t>
      </w:r>
    </w:p>
    <w:p w:rsidR="00000000" w:rsidDel="00000000" w:rsidP="00000000" w:rsidRDefault="00000000" w:rsidRPr="00000000" w14:paraId="00000017">
      <w:pPr>
        <w:pStyle w:val="Heading2"/>
        <w:rPr/>
      </w:pPr>
      <w:bookmarkStart w:colFirst="0" w:colLast="0" w:name="_lienr6dibytk" w:id="1"/>
      <w:bookmarkEnd w:id="1"/>
      <w:r w:rsidDel="00000000" w:rsidR="00000000" w:rsidRPr="00000000">
        <w:rPr>
          <w:rtl w:val="0"/>
        </w:rPr>
        <w:t xml:space="preserve">Mission &amp; Innovation</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ins w:author="Matthew Mckeller" w:id="5" w:date="2022-04-18T15:43:52Z"/>
        </w:rPr>
      </w:pPr>
      <w:r w:rsidDel="00000000" w:rsidR="00000000" w:rsidRPr="00000000">
        <w:rPr>
          <w:rtl w:val="0"/>
        </w:rPr>
        <w:t xml:space="preserve">The current state of the work environment is outdated and inefficient.</w:t>
      </w:r>
      <w:commentRangeStart w:id="0"/>
      <w:r w:rsidDel="00000000" w:rsidR="00000000" w:rsidRPr="00000000">
        <w:rPr>
          <w:rtl w:val="0"/>
        </w:rPr>
        <w:t xml:space="preserve"> Businesses are struggling to manage their now remote workforce. In today’s society, employees are not motivated to perform to their full potential and are not rewarded for their productivity.</w:t>
      </w:r>
      <w:commentRangeEnd w:id="0"/>
      <w:r w:rsidDel="00000000" w:rsidR="00000000" w:rsidRPr="00000000">
        <w:commentReference w:id="0"/>
      </w:r>
      <w:r w:rsidDel="00000000" w:rsidR="00000000" w:rsidRPr="00000000">
        <w:rPr>
          <w:rtl w:val="0"/>
        </w:rPr>
        <w:t xml:space="preserve"> </w:t>
      </w:r>
      <w:ins w:author="Matthew Mckeller" w:id="5" w:date="2022-04-18T15:43:52Z">
        <w:r w:rsidDel="00000000" w:rsidR="00000000" w:rsidRPr="00000000">
          <w:rPr>
            <w:rtl w:val="0"/>
          </w:rPr>
        </w:r>
      </w:ins>
    </w:p>
    <w:p w:rsidR="00000000" w:rsidDel="00000000" w:rsidP="00000000" w:rsidRDefault="00000000" w:rsidRPr="00000000" w14:paraId="0000001A">
      <w:pPr>
        <w:rPr>
          <w:ins w:author="Matthew Mckeller" w:id="5" w:date="2022-04-18T15:43:52Z"/>
        </w:rPr>
      </w:pPr>
      <w:ins w:author="Matthew Mckeller" w:id="5" w:date="2022-04-18T15:43:52Z">
        <w:r w:rsidDel="00000000" w:rsidR="00000000" w:rsidRPr="00000000">
          <w:rPr>
            <w:rtl w:val="0"/>
          </w:rPr>
        </w:r>
      </w:ins>
    </w:p>
    <w:p w:rsidR="00000000" w:rsidDel="00000000" w:rsidP="00000000" w:rsidRDefault="00000000" w:rsidRPr="00000000" w14:paraId="0000001B">
      <w:pPr>
        <w:rPr>
          <w:ins w:author="Matthew Mckeller" w:id="5" w:date="2022-04-18T15:43:52Z"/>
        </w:rPr>
      </w:pPr>
      <w:ins w:author="Matthew Mckeller" w:id="5" w:date="2022-04-18T15:43:52Z">
        <w:r w:rsidDel="00000000" w:rsidR="00000000" w:rsidRPr="00000000">
          <w:rPr>
            <w:rtl w:val="0"/>
          </w:rPr>
          <w:t xml:space="preserve">[something about difficulty bringing on new hires]</w:t>
        </w:r>
      </w:ins>
    </w:p>
    <w:p w:rsidR="00000000" w:rsidDel="00000000" w:rsidP="00000000" w:rsidRDefault="00000000" w:rsidRPr="00000000" w14:paraId="0000001C">
      <w:pPr>
        <w:rPr>
          <w:ins w:author="Matthew Mckeller" w:id="5" w:date="2022-04-18T15:43:52Z"/>
        </w:rPr>
      </w:pPr>
      <w:ins w:author="Matthew Mckeller" w:id="5" w:date="2022-04-18T15:43:52Z">
        <w:r w:rsidDel="00000000" w:rsidR="00000000" w:rsidRPr="00000000">
          <w:rPr>
            <w:rtl w:val="0"/>
          </w:rPr>
        </w:r>
      </w:ins>
    </w:p>
    <w:p w:rsidR="00000000" w:rsidDel="00000000" w:rsidP="00000000" w:rsidRDefault="00000000" w:rsidRPr="00000000" w14:paraId="0000001D">
      <w:pPr>
        <w:rPr/>
      </w:pPr>
      <w:r w:rsidDel="00000000" w:rsidR="00000000" w:rsidRPr="00000000">
        <w:rPr>
          <w:rtl w:val="0"/>
        </w:rPr>
        <w:t xml:space="preserve">The world needs to learn how to effectively motivate employees and create a</w:t>
      </w:r>
      <w:ins w:author="Matthew Mckeller" w:id="6" w:date="2022-04-15T18:00:08Z">
        <w:commentRangeStart w:id="1"/>
        <w:r w:rsidDel="00000000" w:rsidR="00000000" w:rsidRPr="00000000">
          <w:rPr>
            <w:rtl w:val="0"/>
          </w:rPr>
          <w:t xml:space="preserve"> self paced and</w:t>
        </w:r>
      </w:ins>
      <w:commentRangeEnd w:id="1"/>
      <w:r w:rsidDel="00000000" w:rsidR="00000000" w:rsidRPr="00000000">
        <w:commentReference w:id="1"/>
      </w:r>
      <w:r w:rsidDel="00000000" w:rsidR="00000000" w:rsidRPr="00000000">
        <w:rPr>
          <w:rtl w:val="0"/>
        </w:rPr>
        <w:t xml:space="preserve"> </w:t>
      </w:r>
      <w:r w:rsidDel="00000000" w:rsidR="00000000" w:rsidRPr="00000000">
        <w:rPr>
          <w:rtl w:val="0"/>
        </w:rPr>
        <w:t xml:space="preserve">genuinely</w:t>
      </w:r>
      <w:r w:rsidDel="00000000" w:rsidR="00000000" w:rsidRPr="00000000">
        <w:rPr>
          <w:rtl w:val="0"/>
        </w:rPr>
        <w:t xml:space="preserve"> engaging work environment.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same can be said for students and the educational system. Traditional classroom style learning is not for everyone, and is not self paced. </w:t>
      </w:r>
    </w:p>
    <w:p w:rsidR="00000000" w:rsidDel="00000000" w:rsidP="00000000" w:rsidRDefault="00000000" w:rsidRPr="00000000" w14:paraId="00000020">
      <w:pPr>
        <w:rPr/>
      </w:pPr>
      <w:commentRangeStart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Motivating and rewarding the workforce creating the technology that betters our lives, and the lives of future generations, is of the utmost importance.</w:t>
      </w:r>
      <w:commentRangeEnd w:id="2"/>
      <w:r w:rsidDel="00000000" w:rsidR="00000000" w:rsidRPr="00000000">
        <w:commentReference w:id="2"/>
      </w:r>
      <w:r w:rsidDel="00000000" w:rsidR="00000000" w:rsidRPr="00000000">
        <w:rPr>
          <w:rtl w:val="0"/>
        </w:rPr>
        <w:t xml:space="preserve"> Which is why</w:t>
      </w:r>
      <w:r w:rsidDel="00000000" w:rsidR="00000000" w:rsidRPr="00000000">
        <w:rPr>
          <w:i w:val="1"/>
          <w:iCs w:val="1"/>
          <w:rtl w:val="0"/>
        </w:rPr>
        <w:t xml:space="preserve">, </w:t>
      </w:r>
      <w:r w:rsidDel="00000000" w:rsidR="00000000" w:rsidRPr="00000000">
        <w:rPr>
          <w:rtl w:val="0"/>
        </w:rPr>
        <w:t xml:space="preserve">at Expanse, we gamify </w:t>
      </w:r>
      <w:ins w:author="Matthew Mckeller" w:id="7" w:date="2022-06-11T19:51:14Z">
        <w:r w:rsidDel="00000000" w:rsidR="00000000" w:rsidRPr="00000000">
          <w:rPr>
            <w:rtl w:val="0"/>
          </w:rPr>
          <w:t xml:space="preserve">the software development process</w:t>
        </w:r>
      </w:ins>
      <w:del w:author="Matthew Mckeller" w:id="7" w:date="2022-06-11T19:51:14Z">
        <w:r w:rsidDel="00000000" w:rsidR="00000000" w:rsidRPr="00000000">
          <w:rPr>
            <w:rtl w:val="0"/>
          </w:rPr>
          <w:delText xml:space="preserve">our process</w:delText>
        </w:r>
      </w:del>
      <w:r w:rsidDel="00000000" w:rsidR="00000000" w:rsidRPr="00000000">
        <w:rPr>
          <w:rtl w:val="0"/>
        </w:rPr>
        <w:t xml:space="preserve"> to make work more engaging, and unleash the potential of our software development workforce.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commentRangeStart w:id="3"/>
      <w:r w:rsidDel="00000000" w:rsidR="00000000" w:rsidRPr="00000000">
        <w:rPr>
          <w:rtl w:val="0"/>
        </w:rPr>
        <w:t xml:space="preserve">In the tech industry</w:t>
      </w:r>
      <w:commentRangeEnd w:id="3"/>
      <w:r w:rsidDel="00000000" w:rsidR="00000000" w:rsidRPr="00000000">
        <w:commentReference w:id="3"/>
      </w:r>
      <w:r w:rsidDel="00000000" w:rsidR="00000000" w:rsidRPr="00000000">
        <w:rPr>
          <w:rtl w:val="0"/>
        </w:rPr>
        <w:t xml:space="preserve"> w</w:t>
      </w:r>
      <w:commentRangeStart w:id="4"/>
      <w:r w:rsidDel="00000000" w:rsidR="00000000" w:rsidRPr="00000000">
        <w:rPr>
          <w:rtl w:val="0"/>
        </w:rPr>
        <w:t xml:space="preserve">omen and minorities face </w:t>
      </w:r>
      <w:commentRangeEnd w:id="4"/>
      <w:r w:rsidDel="00000000" w:rsidR="00000000" w:rsidRPr="00000000">
        <w:commentReference w:id="4"/>
      </w:r>
      <w:r w:rsidDel="00000000" w:rsidR="00000000" w:rsidRPr="00000000">
        <w:rPr>
          <w:rtl w:val="0"/>
        </w:rPr>
        <w:t xml:space="preserve">unjust discrimination[a], make less money[b], and have less opportunity than their counterparts?]. According to Dice 57% of women have experienced discrimination in the workforce as compared to 10% of men. [3] Black workers on average make 4.5% less than white workers. </w:t>
      </w:r>
      <w:r w:rsidDel="00000000" w:rsidR="00000000" w:rsidRPr="00000000">
        <w:rPr>
          <w:color w:val="1155cc"/>
          <w:rtl w:val="0"/>
        </w:rPr>
        <w:t xml:space="preserve">Black women expect salaries that are 10% lower than those of their white male counterparts[2].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[Add more about covid’s impact on women in the workforce]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Businesses today measure performance by hours and biased perspectives rather than systematic output. Employers have little ability to motivate their employees because the world is currently rewarding the wrong </w:t>
      </w:r>
      <w:commentRangeStart w:id="5"/>
      <w:commentRangeStart w:id="6"/>
      <w:commentRangeStart w:id="7"/>
      <w:r w:rsidDel="00000000" w:rsidR="00000000" w:rsidRPr="00000000">
        <w:rPr>
          <w:b w:val="1"/>
          <w:bCs w:val="1"/>
          <w:rtl w:val="0"/>
        </w:rPr>
        <w:t xml:space="preserve">things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w:t>
      </w:r>
      <w:r w:rsidDel="00000000" w:rsidR="00000000" w:rsidRPr="00000000">
        <w:rPr>
          <w:rtl w:val="0"/>
        </w:rPr>
        <w:t xml:space="preserve">Today, people are being paid for spending time in the office, and not by the work they do in that office. </w:t>
      </w:r>
      <w:r w:rsidDel="00000000" w:rsidR="00000000" w:rsidRPr="00000000">
        <w:rPr>
          <w:rtl w:val="0"/>
        </w:rPr>
        <w:t xml:space="preserve">Rewarding people for their effort and quality of work will create a happier and more productive workforce. Whether intentional or not, the current workplace model makes it difficult for people to be truly motivated and enables unfair discrimination. Factors such as sex, gender, age, race, religion, and location should have little to no impact on how much people are paid. </w:t>
      </w:r>
      <w:commentRangeStart w:id="8"/>
      <w:r w:rsidDel="00000000" w:rsidR="00000000" w:rsidRPr="00000000">
        <w:rPr>
          <w:rtl w:val="0"/>
        </w:rPr>
        <w:t xml:space="preserve">Unfortunately, this is not the case and discrimination is rampant in our society.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 Expanse, we pay our employees for their results and we operate on a task based, fixed rate billing and payment model rather than hourly rates. Our completely transparent workplace model, </w:t>
      </w:r>
      <w:r w:rsidDel="00000000" w:rsidR="00000000" w:rsidRPr="00000000">
        <w:rPr>
          <w:i w:val="1"/>
          <w:iCs w:val="1"/>
          <w:rtl w:val="0"/>
        </w:rPr>
        <w:t xml:space="preserve">“The Expanse Model,”</w:t>
      </w:r>
      <w:r w:rsidDel="00000000" w:rsidR="00000000" w:rsidRPr="00000000">
        <w:rPr>
          <w:rtl w:val="0"/>
        </w:rPr>
        <w:t xml:space="preserve"> protects employees and prevents differentiation based on sex, gender, age, color, religion, or anything else outside of the results produced by said employee.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commentRangeStart w:id="9"/>
      <w:commentRangeStart w:id="10"/>
      <w:commentRangeStart w:id="11"/>
      <w:r w:rsidDel="00000000" w:rsidR="00000000" w:rsidRPr="00000000">
        <w:rPr>
          <w:rtl w:val="0"/>
        </w:rPr>
        <w:t xml:space="preserve">There has been m</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uch research and discovery over the years on the science of motivation, engagement, and happiness/satisfaction, but the world has yet to adapt and utilize this knowledge. “</w:t>
      </w:r>
      <w:r w:rsidDel="00000000" w:rsidR="00000000" w:rsidRPr="00000000">
        <w:rPr>
          <w:i w:val="1"/>
          <w:iCs w:val="1"/>
          <w:rtl w:val="0"/>
        </w:rPr>
        <w:t xml:space="preserve">The Expanse Model” </w:t>
      </w:r>
      <w:r w:rsidDel="00000000" w:rsidR="00000000" w:rsidRPr="00000000">
        <w:rPr>
          <w:rtl w:val="0"/>
        </w:rPr>
        <w:t xml:space="preserve">is the foundation for</w:t>
      </w:r>
      <w:r w:rsidDel="00000000" w:rsidR="00000000" w:rsidRPr="00000000">
        <w:rPr>
          <w:rtl w:val="0"/>
        </w:rPr>
        <w:t xml:space="preserve"> the next evolution of gamification in software development. “</w:t>
      </w:r>
      <w:r w:rsidDel="00000000" w:rsidR="00000000" w:rsidRPr="00000000">
        <w:rPr>
          <w:i w:val="1"/>
          <w:iCs w:val="1"/>
          <w:rtl w:val="0"/>
        </w:rPr>
        <w:t xml:space="preserve">The Expanse Model</w:t>
      </w:r>
      <w:ins w:author="Matthew Mckeller" w:id="8" w:date="2022-04-15T19:07:37Z">
        <w:r w:rsidDel="00000000" w:rsidR="00000000" w:rsidRPr="00000000">
          <w:rPr>
            <w:i w:val="1"/>
            <w:iCs w:val="1"/>
            <w:rtl w:val="0"/>
          </w:rPr>
          <w:t xml:space="preserve">”</w:t>
        </w:r>
      </w:ins>
      <w:r w:rsidDel="00000000" w:rsidR="00000000" w:rsidRPr="00000000">
        <w:rPr>
          <w:rtl w:val="0"/>
        </w:rPr>
        <w:t xml:space="preserve"> is meant to motivate and reward the workforce creating the technology to better our lives, and the lives of future generations. We are redefining what it means to be an employee and to have a truly equal opportunity environment. “</w:t>
      </w:r>
      <w:r w:rsidDel="00000000" w:rsidR="00000000" w:rsidRPr="00000000">
        <w:rPr>
          <w:i w:val="1"/>
          <w:iCs w:val="1"/>
          <w:rtl w:val="0"/>
        </w:rPr>
        <w:t xml:space="preserve">The Expanse Model”</w:t>
      </w:r>
      <w:r w:rsidDel="00000000" w:rsidR="00000000" w:rsidRPr="00000000">
        <w:rPr>
          <w:rtl w:val="0"/>
        </w:rPr>
        <w:t xml:space="preserve"> will have a pivotal impact on the future of technology, work, </w:t>
      </w:r>
      <w:commentRangeStart w:id="12"/>
      <w:r w:rsidDel="00000000" w:rsidR="00000000" w:rsidRPr="00000000">
        <w:rPr>
          <w:rtl w:val="0"/>
        </w:rPr>
        <w:t xml:space="preserve">education</w:t>
      </w:r>
      <w:commentRangeEnd w:id="12"/>
      <w:r w:rsidDel="00000000" w:rsidR="00000000" w:rsidRPr="00000000">
        <w:commentReference w:id="12"/>
      </w:r>
      <w:r w:rsidDel="00000000" w:rsidR="00000000" w:rsidRPr="00000000">
        <w:rPr>
          <w:rtl w:val="0"/>
        </w:rPr>
        <w:t xml:space="preserve">, and society.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Expanse’s end</w:t>
      </w:r>
      <w:commentRangeStart w:id="13"/>
      <w:commentRangeStart w:id="14"/>
      <w:r w:rsidDel="00000000" w:rsidR="00000000" w:rsidRPr="00000000">
        <w:rPr>
          <w:rtl w:val="0"/>
        </w:rPr>
        <w:t xml:space="preserve"> goal</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is to create a platform which supports </w:t>
      </w:r>
      <w:r w:rsidDel="00000000" w:rsidR="00000000" w:rsidRPr="00000000">
        <w:rPr>
          <w:i w:val="1"/>
          <w:iCs w:val="1"/>
          <w:rtl w:val="0"/>
        </w:rPr>
        <w:t xml:space="preserve">The Expanse Model, </w:t>
      </w:r>
      <w:r w:rsidDel="00000000" w:rsidR="00000000" w:rsidRPr="00000000">
        <w:rPr>
          <w:rtl w:val="0"/>
        </w:rPr>
        <w:t xml:space="preserve">and to turn work into play through </w:t>
      </w:r>
      <w:r w:rsidDel="00000000" w:rsidR="00000000" w:rsidRPr="00000000">
        <w:rPr>
          <w:i w:val="1"/>
          <w:iCs w:val="1"/>
          <w:rtl w:val="0"/>
        </w:rPr>
        <w:t xml:space="preserve">“gamification.”</w:t>
      </w:r>
      <w:r w:rsidDel="00000000" w:rsidR="00000000" w:rsidRPr="00000000">
        <w:rPr>
          <w:rtl w:val="0"/>
        </w:rPr>
        <w:t xml:space="preserve"> I</w:t>
      </w:r>
      <w:ins w:author="Matthew Mckeller" w:id="9" w:date="2022-04-13T15:56:35Z">
        <w:r w:rsidDel="00000000" w:rsidR="00000000" w:rsidRPr="00000000">
          <w:rPr>
            <w:rtl w:val="0"/>
          </w:rPr>
          <w:t xml:space="preserve"> (Matt)</w:t>
        </w:r>
      </w:ins>
      <w:r w:rsidDel="00000000" w:rsidR="00000000" w:rsidRPr="00000000">
        <w:rPr>
          <w:rtl w:val="0"/>
        </w:rPr>
        <w:t xml:space="preserve"> specialize in Software Development, but it is my hope that this will expand beyond just Software. </w:t>
      </w:r>
      <w:commentRangeStart w:id="15"/>
      <w:r w:rsidDel="00000000" w:rsidR="00000000" w:rsidRPr="00000000">
        <w:rPr>
          <w:rtl w:val="0"/>
        </w:rPr>
        <w:t xml:space="preserve">I want the </w:t>
      </w:r>
      <w:commentRangeEnd w:id="15"/>
      <w:r w:rsidDel="00000000" w:rsidR="00000000" w:rsidRPr="00000000">
        <w:commentReference w:id="15"/>
      </w:r>
      <w:r w:rsidDel="00000000" w:rsidR="00000000" w:rsidRPr="00000000">
        <w:rPr>
          <w:rtl w:val="0"/>
        </w:rPr>
        <w:t xml:space="preserve">Expanse Platform to be widely available to the world. I believe that if done correctly, </w:t>
      </w:r>
      <w:r w:rsidDel="00000000" w:rsidR="00000000" w:rsidRPr="00000000">
        <w:rPr>
          <w:i w:val="1"/>
          <w:iCs w:val="1"/>
          <w:rtl w:val="0"/>
        </w:rPr>
        <w:t xml:space="preserve">The Expanse Model</w:t>
      </w:r>
      <w:r w:rsidDel="00000000" w:rsidR="00000000" w:rsidRPr="00000000">
        <w:rPr>
          <w:rtl w:val="0"/>
        </w:rPr>
        <w:t xml:space="preserve"> will go a long way towards building a fair and inclusive society</w:t>
      </w:r>
      <w:ins w:author="Matthew Mckeller" w:id="10" w:date="2022-04-15T19:20:42Z">
        <w:r w:rsidDel="00000000" w:rsidR="00000000" w:rsidRPr="00000000">
          <w:rPr>
            <w:rtl w:val="0"/>
          </w:rPr>
          <w:t xml:space="preserve"> </w:t>
        </w:r>
        <w:r w:rsidDel="00000000" w:rsidR="00000000" w:rsidRPr="00000000">
          <w:rPr>
            <w:rtl w:val="0"/>
            <w:rPrChange w:author="Matthew Mckeller" w:id="11" w:date="2022-04-15T19:20:42Z">
              <w:rPr/>
            </w:rPrChange>
          </w:rPr>
          <w:t xml:space="preserve">where employees and </w:t>
        </w:r>
        <w:commentRangeStart w:id="16"/>
        <w:commentRangeStart w:id="17"/>
        <w:commentRangeStart w:id="18"/>
        <w:r w:rsidDel="00000000" w:rsidR="00000000" w:rsidRPr="00000000">
          <w:rPr>
            <w:rtl w:val="0"/>
            <w:rPrChange w:author="Matthew Mckeller" w:id="11" w:date="2022-04-15T19:20:42Z">
              <w:rPr/>
            </w:rPrChange>
          </w:rPr>
          <w:t xml:space="preserve">students</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Change w:author="Matthew Mckeller" w:id="11" w:date="2022-04-15T19:20:42Z">
              <w:rPr/>
            </w:rPrChange>
          </w:rPr>
          <w:t xml:space="preserve"> are </w:t>
        </w:r>
        <w:commentRangeStart w:id="19"/>
        <w:r w:rsidDel="00000000" w:rsidR="00000000" w:rsidRPr="00000000">
          <w:rPr>
            <w:rtl w:val="0"/>
            <w:rPrChange w:author="Matthew Mckeller" w:id="11" w:date="2022-04-15T19:20:42Z">
              <w:rPr/>
            </w:rPrChange>
          </w:rPr>
          <w:t xml:space="preserve">happier</w:t>
        </w:r>
        <w:commentRangeEnd w:id="19"/>
        <w:r w:rsidDel="00000000" w:rsidR="00000000" w:rsidRPr="00000000">
          <w:commentReference w:id="19"/>
        </w:r>
        <w:r w:rsidDel="00000000" w:rsidR="00000000" w:rsidRPr="00000000">
          <w:rPr>
            <w:rtl w:val="0"/>
            <w:rPrChange w:author="Matthew Mckeller" w:id="11" w:date="2022-04-15T19:20:42Z">
              <w:rPr/>
            </w:rPrChange>
          </w:rPr>
          <w:t xml:space="preserve"> and more motivated than ever before</w:t>
        </w:r>
      </w:ins>
      <w:r w:rsidDel="00000000" w:rsidR="00000000" w:rsidRPr="00000000">
        <w:rPr>
          <w:rtl w:val="0"/>
        </w:rPr>
        <w:t xml:space="preserve">.</w:t>
      </w:r>
      <w:r w:rsidDel="00000000" w:rsidR="00000000" w:rsidRPr="00000000">
        <w:rPr>
          <w:rtl w:val="0"/>
        </w:rPr>
        <w:t xml:space="preserve"> </w:t>
      </w:r>
      <w:commentRangeStart w:id="20"/>
      <w:r w:rsidDel="00000000" w:rsidR="00000000" w:rsidRPr="00000000">
        <w:rPr>
          <w:rtl w:val="0"/>
        </w:rPr>
        <w:t xml:space="preserve">Expanse</w:t>
      </w:r>
      <w:commentRangeEnd w:id="20"/>
      <w:r w:rsidDel="00000000" w:rsidR="00000000" w:rsidRPr="00000000">
        <w:commentReference w:id="20"/>
      </w:r>
      <w:r w:rsidDel="00000000" w:rsidR="00000000" w:rsidRPr="00000000">
        <w:rPr>
          <w:rtl w:val="0"/>
        </w:rPr>
        <w:t xml:space="preserve"> is here to set </w:t>
      </w:r>
      <w:commentRangeStart w:id="21"/>
      <w:r w:rsidDel="00000000" w:rsidR="00000000" w:rsidRPr="00000000">
        <w:rPr>
          <w:rtl w:val="0"/>
        </w:rPr>
        <w:t xml:space="preserve">the</w:t>
      </w:r>
      <w:commentRangeEnd w:id="21"/>
      <w:r w:rsidDel="00000000" w:rsidR="00000000" w:rsidRPr="00000000">
        <w:commentReference w:id="21"/>
      </w:r>
      <w:r w:rsidDel="00000000" w:rsidR="00000000" w:rsidRPr="00000000">
        <w:rPr>
          <w:rtl w:val="0"/>
        </w:rPr>
        <w:t xml:space="preserve"> </w:t>
      </w:r>
      <w:commentRangeStart w:id="22"/>
      <w:r w:rsidDel="00000000" w:rsidR="00000000" w:rsidRPr="00000000">
        <w:rPr>
          <w:rtl w:val="0"/>
        </w:rPr>
        <w:t xml:space="preserve">example</w:t>
      </w:r>
      <w:commentRangeEnd w:id="22"/>
      <w:r w:rsidDel="00000000" w:rsidR="00000000" w:rsidRPr="00000000">
        <w:commentReference w:id="22"/>
      </w:r>
      <w:r w:rsidDel="00000000" w:rsidR="00000000" w:rsidRPr="00000000">
        <w:rPr>
          <w:rtl w:val="0"/>
        </w:rPr>
        <w:t xml:space="preserve"> and to take the world to the next level.</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Origin</w:t>
      </w:r>
    </w:p>
    <w:p w:rsidR="00000000" w:rsidDel="00000000" w:rsidP="00000000" w:rsidRDefault="00000000" w:rsidRPr="00000000" w14:paraId="00000030">
      <w:pPr>
        <w:rPr/>
      </w:pPr>
      <w:r w:rsidDel="00000000" w:rsidR="00000000" w:rsidRPr="00000000">
        <w:rPr>
          <w:rtl w:val="0"/>
        </w:rPr>
        <w:t xml:space="preserve">I grew up poor in Tebbetts, Missouri, a town of </w:t>
      </w:r>
      <w:commentRangeStart w:id="23"/>
      <w:commentRangeStart w:id="24"/>
      <w:r w:rsidDel="00000000" w:rsidR="00000000" w:rsidRPr="00000000">
        <w:rPr>
          <w:rtl w:val="0"/>
        </w:rPr>
        <w:t xml:space="preserve">&lt;100</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people. Throughout school, I had a difficult time paying attention and focusing in the classroom. The traditional classroom-style teaching was slow-paced and dull. Instead, my focus was drawn towards the stimulating and challenging environment of competitive video games. </w:t>
      </w:r>
      <w:r w:rsidDel="00000000" w:rsidR="00000000" w:rsidRPr="00000000">
        <w:rPr>
          <w:rtl w:val="0"/>
        </w:rPr>
        <w:t xml:space="preserve">I played two </w:t>
      </w:r>
      <w:commentRangeStart w:id="25"/>
      <w:r w:rsidDel="00000000" w:rsidR="00000000" w:rsidRPr="00000000">
        <w:rPr>
          <w:rtl w:val="0"/>
        </w:rPr>
        <w:t xml:space="preserve">of the most popular video games</w:t>
      </w:r>
      <w:commentRangeEnd w:id="25"/>
      <w:r w:rsidDel="00000000" w:rsidR="00000000" w:rsidRPr="00000000">
        <w:commentReference w:id="25"/>
      </w:r>
      <w:r w:rsidDel="00000000" w:rsidR="00000000" w:rsidRPr="00000000">
        <w:rPr>
          <w:rtl w:val="0"/>
        </w:rPr>
        <w:t xml:space="preserve"> </w:t>
      </w:r>
      <w:commentRangeStart w:id="26"/>
      <w:r w:rsidDel="00000000" w:rsidR="00000000" w:rsidRPr="00000000">
        <w:rPr>
          <w:rtl w:val="0"/>
        </w:rPr>
        <w:t xml:space="preserve">of all time</w:t>
      </w:r>
      <w:commentRangeEnd w:id="26"/>
      <w:r w:rsidDel="00000000" w:rsidR="00000000" w:rsidRPr="00000000">
        <w:commentReference w:id="26"/>
      </w:r>
      <w:r w:rsidDel="00000000" w:rsidR="00000000" w:rsidRPr="00000000">
        <w:rPr>
          <w:rtl w:val="0"/>
        </w:rPr>
        <w:t xml:space="preserve">, League of Legends, and World of Warcraft. These games </w:t>
      </w:r>
      <w:commentRangeStart w:id="27"/>
      <w:r w:rsidDel="00000000" w:rsidR="00000000" w:rsidRPr="00000000">
        <w:rPr>
          <w:rtl w:val="0"/>
        </w:rPr>
        <w:t xml:space="preserve">are the epitome</w:t>
      </w:r>
      <w:commentRangeEnd w:id="27"/>
      <w:r w:rsidDel="00000000" w:rsidR="00000000" w:rsidRPr="00000000">
        <w:commentReference w:id="27"/>
      </w:r>
      <w:r w:rsidDel="00000000" w:rsidR="00000000" w:rsidRPr="00000000">
        <w:rPr>
          <w:rtl w:val="0"/>
        </w:rPr>
        <w:t xml:space="preserve"> of gamification and competition and I was </w:t>
      </w:r>
      <w:commentRangeStart w:id="28"/>
      <w:r w:rsidDel="00000000" w:rsidR="00000000" w:rsidRPr="00000000">
        <w:rPr>
          <w:rtl w:val="0"/>
        </w:rPr>
        <w:t xml:space="preserve">very good</w:t>
      </w:r>
      <w:commentRangeEnd w:id="28"/>
      <w:r w:rsidDel="00000000" w:rsidR="00000000" w:rsidRPr="00000000">
        <w:commentReference w:id="28"/>
      </w:r>
      <w:r w:rsidDel="00000000" w:rsidR="00000000" w:rsidRPr="00000000">
        <w:rPr>
          <w:rtl w:val="0"/>
        </w:rPr>
        <w:t xml:space="preserve"> at them </w:t>
      </w:r>
      <w:commentRangeStart w:id="29"/>
      <w:r w:rsidDel="00000000" w:rsidR="00000000" w:rsidRPr="00000000">
        <w:rPr>
          <w:rtl w:val="0"/>
        </w:rPr>
        <w:t xml:space="preserve">( top 0.1% )</w:t>
      </w:r>
      <w:commentRangeEnd w:id="29"/>
      <w:r w:rsidDel="00000000" w:rsidR="00000000" w:rsidRPr="00000000">
        <w:commentReference w:id="29"/>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999999"/>
        </w:rPr>
      </w:pPr>
      <w:r w:rsidDel="00000000" w:rsidR="00000000" w:rsidRPr="00000000">
        <w:rPr>
          <w:rtl w:val="0"/>
        </w:rPr>
        <w:t xml:space="preserve">Education lacked the feedback and reward of Video Games which made it painfully difficult for me to pay attention and focus. </w:t>
      </w:r>
      <w:commentRangeStart w:id="30"/>
      <w:r w:rsidDel="00000000" w:rsidR="00000000" w:rsidRPr="00000000">
        <w:rPr>
          <w:rtl w:val="0"/>
        </w:rPr>
        <w:t xml:space="preserve">After entering the</w:t>
      </w:r>
      <w:commentRangeEnd w:id="30"/>
      <w:r w:rsidDel="00000000" w:rsidR="00000000" w:rsidRPr="00000000">
        <w:commentReference w:id="30"/>
      </w:r>
      <w:r w:rsidDel="00000000" w:rsidR="00000000" w:rsidRPr="00000000">
        <w:rPr>
          <w:rtl w:val="0"/>
        </w:rPr>
        <w:t xml:space="preserve"> workforce I again found the same issue</w:t>
      </w:r>
      <w:r w:rsidDel="00000000" w:rsidR="00000000" w:rsidRPr="00000000">
        <w:rPr>
          <w:strike w:val="1"/>
          <w:rtl w:val="0"/>
        </w:rPr>
        <w:t xml:space="preserve">, but at least I got a paycheck</w:t>
      </w:r>
      <w:r w:rsidDel="00000000" w:rsidR="00000000" w:rsidRPr="00000000">
        <w:rPr>
          <w:rtl w:val="0"/>
        </w:rPr>
        <w:t xml:space="preserve">. In the workforce you can </w:t>
      </w:r>
      <w:ins w:author="Matthew Mckeller" w:id="12" w:date="2022-04-13T15:58:54Z">
        <w:r w:rsidDel="00000000" w:rsidR="00000000" w:rsidRPr="00000000">
          <w:rPr>
            <w:i w:val="1"/>
            <w:iCs w:val="1"/>
            <w:rtl w:val="0"/>
          </w:rPr>
          <w:t xml:space="preserve">“</w:t>
        </w:r>
      </w:ins>
      <w:r w:rsidDel="00000000" w:rsidR="00000000" w:rsidRPr="00000000">
        <w:rPr>
          <w:i w:val="1"/>
          <w:iCs w:val="1"/>
          <w:rtl w:val="0"/>
        </w:rPr>
        <w:t xml:space="preserve">play to win</w:t>
      </w:r>
      <w:ins w:author="Matthew Mckeller" w:id="13" w:date="2022-04-13T15:58:56Z">
        <w:r w:rsidDel="00000000" w:rsidR="00000000" w:rsidRPr="00000000">
          <w:rPr>
            <w:i w:val="1"/>
            <w:iCs w:val="1"/>
            <w:rtl w:val="0"/>
          </w:rPr>
          <w:t xml:space="preserve">”</w:t>
        </w:r>
      </w:ins>
      <w:r w:rsidDel="00000000" w:rsidR="00000000" w:rsidRPr="00000000">
        <w:rPr>
          <w:rtl w:val="0"/>
        </w:rPr>
        <w:t xml:space="preserve"> in the long term and hope that one day you will find the right people and tell a convincing enough story to finally see the fruits of your years of hard labor pay off.</w:t>
      </w:r>
      <w:r w:rsidDel="00000000" w:rsidR="00000000" w:rsidRPr="00000000">
        <w:rPr>
          <w:rtl w:val="0"/>
        </w:rPr>
        <w:t xml:space="preserve"> It’s extremely hard to be truly motivated if you can not see nor feel your results. </w:t>
      </w:r>
      <w:r w:rsidDel="00000000" w:rsidR="00000000" w:rsidRPr="00000000">
        <w:rPr>
          <w:color w:val="999999"/>
          <w:rtl w:val="0"/>
        </w:rPr>
        <w:t xml:space="preserve">The sooner you see and feel results for your work the more motivating it is.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Throughout my time spent on online gaming (pretty much 24/7 the first 20 years of my life), I learned a lot about people, learning, and reward. I observed behavioral patterns and teamwork. I learned about neurotransmitters, what motivates people, and what frustrates them. I have experienced the ever-evolving gaming industry and have analyzed the features and design choices gaming companies have implemented.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t xml:space="preserve">My history with gaming, combined with my inability to focus in school, sparked my interest to create engaging, motivating, and competitive environments. These characteristics are foundational to Expanse. </w:t>
      </w:r>
      <w:r w:rsidDel="00000000" w:rsidR="00000000" w:rsidRPr="00000000">
        <w:rPr>
          <w:rtl w:val="0"/>
        </w:rPr>
        <w:t xml:space="preserve">To take the world to the next level we adopt The Expanse Model and build software faster than ever before. </w:t>
      </w:r>
      <w:commentRangeStart w:id="31"/>
      <w:commentRangeStart w:id="32"/>
      <w:commentRangeStart w:id="33"/>
      <w:r w:rsidDel="00000000" w:rsidR="00000000" w:rsidRPr="00000000">
        <w:rPr>
          <w:rtl w:val="0"/>
        </w:rPr>
        <w:t xml:space="preserve">To see the most benefit and impact </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i w:val="1"/>
          <w:iCs w:val="1"/>
          <w:rtl w:val="0"/>
        </w:rPr>
        <w:t xml:space="preserve">The Expanse Model</w:t>
      </w:r>
      <w:r w:rsidDel="00000000" w:rsidR="00000000" w:rsidRPr="00000000">
        <w:rPr>
          <w:rtl w:val="0"/>
        </w:rPr>
        <w:t xml:space="preserve"> needs to become</w:t>
      </w:r>
      <w:r w:rsidDel="00000000" w:rsidR="00000000" w:rsidRPr="00000000">
        <w:rPr>
          <w:rtl w:val="0"/>
        </w:rPr>
        <w:t xml:space="preserve"> the standard/default software development process</w:t>
      </w:r>
      <w:r w:rsidDel="00000000" w:rsidR="00000000" w:rsidRPr="00000000">
        <w:rPr>
          <w:rtl w:val="0"/>
        </w:rPr>
        <w:t xml:space="preserve"> for all software engineering teams across the globe. </w:t>
      </w:r>
      <w:r w:rsidDel="00000000" w:rsidR="00000000" w:rsidRPr="00000000">
        <w:rPr>
          <w:rtl w:val="0"/>
        </w:rPr>
        <w:t xml:space="preserve">The Expanse Model transforms and gamifies the software development process </w:t>
      </w:r>
      <w:r w:rsidDel="00000000" w:rsidR="00000000" w:rsidRPr="00000000">
        <w:rPr>
          <w:b w:val="1"/>
          <w:bCs w:val="1"/>
          <w:rtl w:val="0"/>
        </w:rPr>
        <w:t xml:space="preserve">to </w:t>
      </w:r>
      <w:commentRangeStart w:id="34"/>
      <w:r w:rsidDel="00000000" w:rsidR="00000000" w:rsidRPr="00000000">
        <w:rPr>
          <w:b w:val="1"/>
          <w:bCs w:val="1"/>
          <w:rtl w:val="0"/>
        </w:rPr>
        <w:t xml:space="preserve">open doors for anyone, anywhere.</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The Black Box ( what is this doing here? PM Text / Services Text )</w:t>
      </w:r>
    </w:p>
    <w:p w:rsidR="00000000" w:rsidDel="00000000" w:rsidP="00000000" w:rsidRDefault="00000000" w:rsidRPr="00000000" w14:paraId="00000039">
      <w:pPr>
        <w:rPr/>
      </w:pPr>
      <w:commentRangeStart w:id="35"/>
      <w:r w:rsidDel="00000000" w:rsidR="00000000" w:rsidRPr="00000000">
        <w:rPr>
          <w:rtl w:val="0"/>
        </w:rPr>
        <w:t xml:space="preserve">To non programmers, software engineering and the d</w:t>
      </w:r>
      <w:commentRangeEnd w:id="35"/>
      <w:r w:rsidDel="00000000" w:rsidR="00000000" w:rsidRPr="00000000">
        <w:commentReference w:id="35"/>
      </w:r>
      <w:r w:rsidDel="00000000" w:rsidR="00000000" w:rsidRPr="00000000">
        <w:rPr>
          <w:rtl w:val="0"/>
        </w:rPr>
        <w:t xml:space="preserve">evelopment</w:t>
      </w:r>
      <w:commentRangeStart w:id="36"/>
      <w:r w:rsidDel="00000000" w:rsidR="00000000" w:rsidRPr="00000000">
        <w:rPr>
          <w:rtl w:val="0"/>
        </w:rPr>
        <w:t xml:space="preserve"> of software is a black box. </w:t>
      </w:r>
      <w:r w:rsidDel="00000000" w:rsidR="00000000" w:rsidRPr="00000000">
        <w:rPr>
          <w:rtl w:val="0"/>
        </w:rPr>
        <w:t xml:space="preserve">As a </w:t>
      </w:r>
      <w:ins w:author="Matthew Mckeller" w:id="14" w:date="2022-04-20T22:14:16Z">
        <w:r w:rsidDel="00000000" w:rsidR="00000000" w:rsidRPr="00000000">
          <w:rPr>
            <w:rtl w:val="0"/>
          </w:rPr>
          <w:t xml:space="preserve">talented</w:t>
        </w:r>
      </w:ins>
      <w:del w:author="Matthew Mckeller" w:id="14" w:date="2022-04-20T22:14:16Z">
        <w:r w:rsidDel="00000000" w:rsidR="00000000" w:rsidRPr="00000000">
          <w:rPr>
            <w:rtl w:val="0"/>
          </w:rPr>
          <w:delText xml:space="preserve">skilled</w:delText>
        </w:r>
      </w:del>
      <w:r w:rsidDel="00000000" w:rsidR="00000000" w:rsidRPr="00000000">
        <w:rPr>
          <w:rtl w:val="0"/>
        </w:rPr>
        <w:t xml:space="preserve"> Senior Software Engineer who spent day in day out writing code and creating features, I </w:t>
      </w:r>
      <w:ins w:author="Matthew Mckeller" w:id="15" w:date="2022-04-20T22:15:44Z">
        <w:r w:rsidDel="00000000" w:rsidR="00000000" w:rsidRPr="00000000">
          <w:rPr>
            <w:rtl w:val="0"/>
          </w:rPr>
          <w:t xml:space="preserve">ended up being roadblocked/limited/restricted by the same problem time and time again. </w:t>
        </w:r>
      </w:ins>
      <w:r w:rsidDel="00000000" w:rsidR="00000000" w:rsidRPr="00000000">
        <w:rPr>
          <w:rtl w:val="0"/>
        </w:rPr>
        <w:t xml:space="preserve">If I put in all of my effort and complete a task in 1-2 days, or if I drug it out slowly over the course of 2 weeks; the pay and perception were exactly the same. </w:t>
      </w:r>
      <w:r w:rsidDel="00000000" w:rsidR="00000000" w:rsidRPr="00000000">
        <w:rPr>
          <w:rtl w:val="0"/>
        </w:rPr>
        <w:t xml:space="preserve">As such, almost no one has any idea what to expect from Software Engineers. </w:t>
      </w:r>
      <w:commentRangeEnd w:id="36"/>
      <w:r w:rsidDel="00000000" w:rsidR="00000000" w:rsidRPr="00000000">
        <w:commentReference w:id="36"/>
      </w:r>
      <w:r w:rsidDel="00000000" w:rsidR="00000000" w:rsidRPr="00000000">
        <w:rPr>
          <w:rtl w:val="0"/>
        </w:rPr>
        <w:t xml:space="preserve">The majority of organizations are stuck with</w:t>
      </w:r>
      <w:commentRangeStart w:id="37"/>
      <w:r w:rsidDel="00000000" w:rsidR="00000000" w:rsidRPr="00000000">
        <w:rPr>
          <w:rtl w:val="0"/>
        </w:rPr>
        <w:t xml:space="preserve"> workers who have little to no incentive to live up to their potential or improve</w:t>
      </w:r>
      <w:commentRangeEnd w:id="37"/>
      <w:r w:rsidDel="00000000" w:rsidR="00000000" w:rsidRPr="00000000">
        <w:commentReference w:id="37"/>
      </w:r>
      <w:r w:rsidDel="00000000" w:rsidR="00000000" w:rsidRPr="00000000">
        <w:rPr>
          <w:rtl w:val="0"/>
        </w:rPr>
        <w:t xml:space="preserve">. </w:t>
      </w:r>
      <w:commentRangeStart w:id="38"/>
      <w:r w:rsidDel="00000000" w:rsidR="00000000" w:rsidRPr="00000000">
        <w:rPr>
          <w:rtl w:val="0"/>
        </w:rPr>
        <w:t xml:space="preserve">This is not good enough for me. I want the same thing my adhd brain has always</w:t>
      </w:r>
      <w:commentRangeStart w:id="39"/>
      <w:r w:rsidDel="00000000" w:rsidR="00000000" w:rsidRPr="00000000">
        <w:rPr>
          <w:rtl w:val="0"/>
        </w:rPr>
        <w:t xml:space="preserve"> wanted; more</w:t>
      </w:r>
      <w:commentRangeEnd w:id="38"/>
      <w:r w:rsidDel="00000000" w:rsidR="00000000" w:rsidRPr="00000000">
        <w:commentReference w:id="38"/>
      </w:r>
      <w:r w:rsidDel="00000000" w:rsidR="00000000" w:rsidRPr="00000000">
        <w:rPr>
          <w:rtl w:val="0"/>
        </w:rPr>
        <w:t xml:space="preserve">, faster.</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touhim6g7om4" w:id="2"/>
      <w:bookmarkEnd w:id="2"/>
      <w:commentRangeStart w:id="40"/>
      <w:commentRangeStart w:id="41"/>
      <w:commentRangeStart w:id="42"/>
      <w:r w:rsidDel="00000000" w:rsidR="00000000" w:rsidRPr="00000000">
        <w:rPr>
          <w:rtl w:val="0"/>
        </w:rPr>
        <w:t xml:space="preserve">Technical Summary / How it works</w:t>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3F">
      <w:pPr>
        <w:rPr/>
      </w:pPr>
      <w:commentRangeStart w:id="43"/>
      <w:r w:rsidDel="00000000" w:rsidR="00000000" w:rsidRPr="00000000">
        <w:rPr>
          <w:b w:val="1"/>
          <w:bCs w:val="1"/>
          <w:rtl w:val="0"/>
        </w:rPr>
        <w:t xml:space="preserve">Education</w:t>
      </w:r>
      <w:commentRangeEnd w:id="43"/>
      <w:r w:rsidDel="00000000" w:rsidR="00000000" w:rsidRPr="00000000">
        <w:commentReference w:id="43"/>
      </w:r>
      <w:r w:rsidDel="00000000" w:rsidR="00000000" w:rsidRPr="00000000">
        <w:rPr>
          <w:b w:val="1"/>
          <w:bCs w:val="1"/>
          <w:rtl w:val="0"/>
        </w:rPr>
        <w:t xml:space="preserve">: </w:t>
      </w:r>
      <w:r w:rsidDel="00000000" w:rsidR="00000000" w:rsidRPr="00000000">
        <w:rPr>
          <w:rtl w:val="0"/>
        </w:rPr>
        <w:t xml:space="preserve">We simplify the software development process down into small relatable pieces that anyone can understand and learn from. Expanse is a platform for taking cross-functional communication t</w:t>
      </w:r>
      <w:commentRangeStart w:id="44"/>
      <w:r w:rsidDel="00000000" w:rsidR="00000000" w:rsidRPr="00000000">
        <w:rPr>
          <w:rtl w:val="0"/>
        </w:rPr>
        <w:t xml:space="preserve">o the next level</w:t>
      </w:r>
      <w:commentRangeEnd w:id="44"/>
      <w:r w:rsidDel="00000000" w:rsidR="00000000" w:rsidRPr="00000000">
        <w:commentReference w:id="44"/>
      </w:r>
      <w:r w:rsidDel="00000000" w:rsidR="00000000" w:rsidRPr="00000000">
        <w:rPr>
          <w:rtl w:val="0"/>
        </w:rPr>
        <w:t xml:space="preserve"> by providing a replicable process</w:t>
      </w:r>
      <w:ins w:author="Matthew Mckeller" w:id="16" w:date="2022-04-20T20:57:45Z">
        <w:r w:rsidDel="00000000" w:rsidR="00000000" w:rsidRPr="00000000">
          <w:rPr>
            <w:rtl w:val="0"/>
          </w:rPr>
          <w:t xml:space="preserve"> and </w:t>
        </w:r>
        <w:r w:rsidDel="00000000" w:rsidR="00000000" w:rsidRPr="00000000">
          <w:rPr>
            <w:rtl w:val="0"/>
            <w:rPrChange w:author="Matthew Mckeller" w:id="17" w:date="2022-04-20T20:57:45Z">
              <w:rPr/>
            </w:rPrChange>
          </w:rPr>
          <w:t xml:space="preserve">predefined</w:t>
        </w:r>
        <w:r w:rsidDel="00000000" w:rsidR="00000000" w:rsidRPr="00000000">
          <w:rPr>
            <w:rtl w:val="0"/>
          </w:rPr>
          <w:t xml:space="preserve"> pre-estimated task and project templates</w:t>
        </w:r>
      </w:ins>
      <w:r w:rsidDel="00000000" w:rsidR="00000000" w:rsidRPr="00000000">
        <w:rPr>
          <w:rtl w:val="0"/>
        </w:rPr>
        <w:t xml:space="preserve"> for managing software teams.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Learning Paths</w:t>
      </w:r>
      <w:r w:rsidDel="00000000" w:rsidR="00000000" w:rsidRPr="00000000">
        <w:rPr>
          <w:rtl w:val="0"/>
        </w:rPr>
        <w:t xml:space="preserve">: Expanse will create defined learning paths for new employees and students. There will be categories and specializations such as Frontend, Backend, Product Management, etc. Students will go through building projects ( i.e. the Expanse Web App ) to learn and level up. Once a learning path and practice tickets have been completed the students are able to start working on the same task types for real projects.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b w:val="1"/>
          <w:bCs w:val="1"/>
          <w:rtl w:val="0"/>
        </w:rPr>
        <w:t xml:space="preserve">Task Based Pay: </w:t>
      </w:r>
      <w:r w:rsidDel="00000000" w:rsidR="00000000" w:rsidRPr="00000000">
        <w:rPr>
          <w:rtl w:val="0"/>
        </w:rPr>
        <w:t xml:space="preserve">Under </w:t>
      </w:r>
      <w:r w:rsidDel="00000000" w:rsidR="00000000" w:rsidRPr="00000000">
        <w:rPr>
          <w:i w:val="1"/>
          <w:iCs w:val="1"/>
          <w:rtl w:val="0"/>
        </w:rPr>
        <w:t xml:space="preserve">The </w:t>
      </w:r>
      <w:r w:rsidDel="00000000" w:rsidR="00000000" w:rsidRPr="00000000">
        <w:rPr>
          <w:i w:val="1"/>
          <w:iCs w:val="1"/>
          <w:rtl w:val="0"/>
        </w:rPr>
        <w:t xml:space="preserve">Expanse Model</w:t>
      </w:r>
      <w:r w:rsidDel="00000000" w:rsidR="00000000" w:rsidRPr="00000000">
        <w:rPr>
          <w:rtl w:val="0"/>
        </w:rPr>
        <w:t xml:space="preserve"> we break down requirements into small pieces of work which can be accurately estimated. We take these bite-sized requirements and create tickets for each feature and/or task. As long as all company requirements for code quality, security, and related processes are upheld, developers are paid a generous, fixed price for the resolution of each ticket based on the complexity and estimated time of the task! </w:t>
      </w:r>
    </w:p>
    <w:p w:rsidR="00000000" w:rsidDel="00000000" w:rsidP="00000000" w:rsidRDefault="00000000" w:rsidRPr="00000000" w14:paraId="00000044">
      <w:pPr>
        <w:spacing w:after="240" w:lineRule="auto"/>
        <w:rPr/>
      </w:pPr>
      <w:r w:rsidDel="00000000" w:rsidR="00000000" w:rsidRPr="00000000">
        <w:rPr>
          <w:b w:val="1"/>
          <w:bCs w:val="1"/>
          <w:rtl w:val="0"/>
        </w:rPr>
        <w:t xml:space="preserve">Task Based Billing: </w:t>
      </w:r>
      <w:r w:rsidDel="00000000" w:rsidR="00000000" w:rsidRPr="00000000">
        <w:rPr>
          <w:rtl w:val="0"/>
        </w:rPr>
        <w:t xml:space="preserve">The same is true for clients as it is for developers. We do not bill hourly. </w:t>
      </w:r>
      <w:r w:rsidDel="00000000" w:rsidR="00000000" w:rsidRPr="00000000">
        <w:rPr>
          <w:rtl w:val="0"/>
        </w:rPr>
        <w:t xml:space="preserve">We bill</w:t>
      </w:r>
      <w:r w:rsidDel="00000000" w:rsidR="00000000" w:rsidRPr="00000000">
        <w:rPr>
          <w:rtl w:val="0"/>
        </w:rPr>
        <w:t xml:space="preserve"> per ticket/task and the amount is directly proportional to the amount that the developer receives as payout based on the estimated task complexity. </w:t>
      </w:r>
    </w:p>
    <w:p w:rsidR="00000000" w:rsidDel="00000000" w:rsidP="00000000" w:rsidRDefault="00000000" w:rsidRPr="00000000" w14:paraId="00000045">
      <w:pPr>
        <w:rPr/>
      </w:pPr>
      <w:r w:rsidDel="00000000" w:rsidR="00000000" w:rsidRPr="00000000">
        <w:rPr>
          <w:b w:val="1"/>
          <w:bCs w:val="1"/>
          <w:rtl w:val="0"/>
        </w:rPr>
        <w:t xml:space="preserve">Internal Currency System:</w:t>
      </w:r>
      <w:r w:rsidDel="00000000" w:rsidR="00000000" w:rsidRPr="00000000">
        <w:rPr>
          <w:rtl w:val="0"/>
        </w:rPr>
        <w:t xml:space="preserve"> Not all tasks directly payout ($) dollars though, some things that are not direct tasks and more of general responsibilities such as code review, daily status updates, meetings, mentoring, etc. will pay out a form of cryptocurrency which can be used to purchase tasks on the marketplace that in turn will pay out ($) dollars when they are completed.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Bonuses: </w:t>
      </w:r>
      <w:r w:rsidDel="00000000" w:rsidR="00000000" w:rsidRPr="00000000">
        <w:rPr>
          <w:rtl w:val="0"/>
        </w:rPr>
        <w:t xml:space="preserve">Bonuses </w:t>
      </w:r>
      <w:commentRangeStart w:id="45"/>
      <w:r w:rsidDel="00000000" w:rsidR="00000000" w:rsidRPr="00000000">
        <w:rPr>
          <w:rtl w:val="0"/>
        </w:rPr>
        <w:t xml:space="preserve">are</w:t>
      </w:r>
      <w:commentRangeEnd w:id="45"/>
      <w:r w:rsidDel="00000000" w:rsidR="00000000" w:rsidRPr="00000000">
        <w:commentReference w:id="45"/>
      </w:r>
      <w:r w:rsidDel="00000000" w:rsidR="00000000" w:rsidRPr="00000000">
        <w:rPr>
          <w:rtl w:val="0"/>
        </w:rPr>
        <w:t xml:space="preserve"> also a huge part of our gamification process. We love to positively reward good work. We highly value the ability to reward and give bonuses to our workforce through gamification and monetary and non-monetary rewards. We [plan to have?] have internal project based bonuses, quality and individual performance bonuses, and bonuses directly from our clients straight to the developers.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Reward, Motivation, and Time</w:t>
      </w:r>
      <w:r w:rsidDel="00000000" w:rsidR="00000000" w:rsidRPr="00000000">
        <w:rPr>
          <w:rtl w:val="0"/>
        </w:rPr>
        <w:t xml:space="preserve">: Not only does this model allow for transparent pricing, but it allows for immediate reward and </w:t>
      </w:r>
      <w:commentRangeStart w:id="46"/>
      <w:commentRangeStart w:id="47"/>
      <w:commentRangeStart w:id="48"/>
      <w:r w:rsidDel="00000000" w:rsidR="00000000" w:rsidRPr="00000000">
        <w:rPr>
          <w:rtl w:val="0"/>
        </w:rPr>
        <w:t xml:space="preserve">truly</w:t>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t xml:space="preserve"> effective motivation by rewarding what matters, results. </w:t>
      </w:r>
      <w:r w:rsidDel="00000000" w:rsidR="00000000" w:rsidRPr="00000000">
        <w:rPr>
          <w:i w:val="1"/>
          <w:iCs w:val="1"/>
          <w:rtl w:val="0"/>
        </w:rPr>
        <w:t xml:space="preserve">The Expanse Model</w:t>
      </w:r>
      <w:r w:rsidDel="00000000" w:rsidR="00000000" w:rsidRPr="00000000">
        <w:rPr>
          <w:rtl w:val="0"/>
        </w:rPr>
        <w:t xml:space="preserve"> enables developers to have control over where and when they work, how much ( or how little ) they work, and encourages personal growth and self education. </w:t>
      </w:r>
      <w:r w:rsidDel="00000000" w:rsidR="00000000" w:rsidRPr="00000000">
        <w:rPr>
          <w:i w:val="1"/>
          <w:iCs w:val="1"/>
          <w:rtl w:val="0"/>
        </w:rPr>
        <w:t xml:space="preserve">The Expanse Model</w:t>
      </w:r>
      <w:r w:rsidDel="00000000" w:rsidR="00000000" w:rsidRPr="00000000">
        <w:rPr>
          <w:rtl w:val="0"/>
        </w:rPr>
        <w:t xml:space="preserve"> is a self paced development model that gives employees back their freedom.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6aa84f"/>
        </w:rPr>
      </w:pPr>
      <w:r w:rsidDel="00000000" w:rsidR="00000000" w:rsidRPr="00000000">
        <w:rPr>
          <w:b w:val="1"/>
          <w:bCs w:val="1"/>
          <w:rtl w:val="0"/>
        </w:rPr>
        <w:t xml:space="preserve">Metrics, Gamification, &amp; Competition: </w:t>
      </w:r>
      <w:r w:rsidDel="00000000" w:rsidR="00000000" w:rsidRPr="00000000">
        <w:rPr>
          <w:i w:val="1"/>
          <w:iCs w:val="1"/>
          <w:rtl w:val="0"/>
        </w:rPr>
        <w:t xml:space="preserve">The Expanse Model’s</w:t>
      </w:r>
      <w:r w:rsidDel="00000000" w:rsidR="00000000" w:rsidRPr="00000000">
        <w:rPr>
          <w:rtl w:val="0"/>
        </w:rPr>
        <w:t xml:space="preserve"> task based complexity estimation system </w:t>
      </w:r>
      <w:commentRangeStart w:id="49"/>
      <w:r w:rsidDel="00000000" w:rsidR="00000000" w:rsidRPr="00000000">
        <w:rPr>
          <w:rtl w:val="0"/>
        </w:rPr>
        <w:t xml:space="preserve">generates/produces</w:t>
      </w:r>
      <w:commentRangeEnd w:id="49"/>
      <w:r w:rsidDel="00000000" w:rsidR="00000000" w:rsidRPr="00000000">
        <w:commentReference w:id="49"/>
      </w:r>
      <w:r w:rsidDel="00000000" w:rsidR="00000000" w:rsidRPr="00000000">
        <w:rPr>
          <w:rtl w:val="0"/>
        </w:rPr>
        <w:t xml:space="preserve"> a </w:t>
      </w:r>
      <w:ins w:author="Matthew Mckeller" w:id="18" w:date="2022-04-13T18:18:53Z">
        <w:commentRangeStart w:id="50"/>
        <w:r w:rsidDel="00000000" w:rsidR="00000000" w:rsidRPr="00000000">
          <w:rPr>
            <w:rtl w:val="0"/>
            <w:rPrChange w:author="Matthew Mckeller" w:id="19" w:date="2022-04-13T18:18:53Z">
              <w:rPr/>
            </w:rPrChange>
          </w:rPr>
          <w:t xml:space="preserve">measurable/quantifiable</w:t>
        </w:r>
        <w:commentRangeEnd w:id="50"/>
        <w:r w:rsidDel="00000000" w:rsidR="00000000" w:rsidRPr="00000000">
          <w:commentReference w:id="50"/>
        </w:r>
        <w:r w:rsidDel="00000000" w:rsidR="00000000" w:rsidRPr="00000000">
          <w:rPr>
            <w:rtl w:val="0"/>
          </w:rPr>
          <w:t xml:space="preserve"> </w:t>
        </w:r>
      </w:ins>
      <w:r w:rsidDel="00000000" w:rsidR="00000000" w:rsidRPr="00000000">
        <w:rPr>
          <w:rtl w:val="0"/>
        </w:rPr>
        <w:t xml:space="preserve">metric system</w:t>
      </w:r>
      <w:ins w:author="Matthew Mckeller" w:id="20" w:date="2022-04-20T21:05:36Z">
        <w:r w:rsidDel="00000000" w:rsidR="00000000" w:rsidRPr="00000000">
          <w:rPr>
            <w:rtl w:val="0"/>
          </w:rPr>
          <w:t xml:space="preserve">.</w:t>
        </w:r>
      </w:ins>
      <w:r w:rsidDel="00000000" w:rsidR="00000000" w:rsidRPr="00000000">
        <w:rPr>
          <w:rtl w:val="0"/>
        </w:rPr>
        <w:t xml:space="preserve"> This system would allow for implementation of a leveling, experience</w:t>
      </w:r>
      <w:ins w:author="Matthew Mckeller" w:id="21" w:date="2022-04-20T21:05:28Z">
        <w:r w:rsidDel="00000000" w:rsidR="00000000" w:rsidRPr="00000000">
          <w:rPr>
            <w:rtl w:val="0"/>
          </w:rPr>
          <w:t xml:space="preserve">,</w:t>
        </w:r>
      </w:ins>
      <w:r w:rsidDel="00000000" w:rsidR="00000000" w:rsidRPr="00000000">
        <w:rPr>
          <w:rtl w:val="0"/>
        </w:rPr>
        <w:t xml:space="preserve"> and specialization system with milestone rewards, achievements, and personalized social profiles. With these metrics we can  promote competition and facilitate performance recognition through leaderboards and ranking systems. </w:t>
      </w:r>
      <w:r w:rsidDel="00000000" w:rsidR="00000000" w:rsidRPr="00000000">
        <w:rPr>
          <w:rtl w:val="0"/>
        </w:rPr>
      </w:r>
    </w:p>
    <w:p w:rsidR="00000000" w:rsidDel="00000000" w:rsidP="00000000" w:rsidRDefault="00000000" w:rsidRPr="00000000" w14:paraId="0000004C">
      <w:pPr>
        <w:rPr>
          <w:color w:val="6aa84f"/>
        </w:rPr>
      </w:pPr>
      <w:r w:rsidDel="00000000" w:rsidR="00000000" w:rsidRPr="00000000">
        <w:rPr>
          <w:rtl w:val="0"/>
        </w:rPr>
      </w:r>
    </w:p>
    <w:p w:rsidR="00000000" w:rsidDel="00000000" w:rsidP="00000000" w:rsidRDefault="00000000" w:rsidRPr="00000000" w14:paraId="0000004D">
      <w:pPr>
        <w:rPr>
          <w:color w:val="6aa84f"/>
        </w:rPr>
      </w:pPr>
      <w:r w:rsidDel="00000000" w:rsidR="00000000" w:rsidRPr="00000000">
        <w:rPr>
          <w:b w:val="1"/>
          <w:bCs w:val="1"/>
          <w:color w:val="6aa84f"/>
          <w:rtl w:val="0"/>
        </w:rPr>
        <w:t xml:space="preserve">[WIP] Marketplace/Ticket Shop: </w:t>
      </w:r>
      <w:r w:rsidDel="00000000" w:rsidR="00000000" w:rsidRPr="00000000">
        <w:rPr>
          <w:color w:val="6aa84f"/>
          <w:rtl w:val="0"/>
        </w:rPr>
        <w:t xml:space="preserve">Developer</w:t>
      </w:r>
      <w:del w:author="Matthew Mckeller" w:id="22" w:date="2022-04-20T21:10:39Z">
        <w:r w:rsidDel="00000000" w:rsidR="00000000" w:rsidRPr="00000000">
          <w:rPr>
            <w:color w:val="6aa84f"/>
            <w:rtl w:val="0"/>
          </w:rPr>
          <w:delText xml:space="preserve">s</w:delText>
        </w:r>
      </w:del>
      <w:r w:rsidDel="00000000" w:rsidR="00000000" w:rsidRPr="00000000">
        <w:rPr>
          <w:color w:val="6aa84f"/>
          <w:rtl w:val="0"/>
        </w:rPr>
        <w:t xml:space="preserve"> and student</w:t>
      </w:r>
      <w:del w:author="Matthew Mckeller" w:id="23" w:date="2022-04-20T21:10:41Z">
        <w:r w:rsidDel="00000000" w:rsidR="00000000" w:rsidRPr="00000000">
          <w:rPr>
            <w:color w:val="6aa84f"/>
            <w:rtl w:val="0"/>
          </w:rPr>
          <w:delText xml:space="preserve">s</w:delText>
        </w:r>
      </w:del>
      <w:r w:rsidDel="00000000" w:rsidR="00000000" w:rsidRPr="00000000">
        <w:rPr>
          <w:color w:val="6aa84f"/>
          <w:rtl w:val="0"/>
        </w:rPr>
        <w:t xml:space="preserve"> </w:t>
      </w:r>
      <w:ins w:author="Matthew Mckeller" w:id="24" w:date="2022-04-20T21:10:45Z">
        <w:r w:rsidDel="00000000" w:rsidR="00000000" w:rsidRPr="00000000">
          <w:rPr>
            <w:color w:val="6aa84f"/>
            <w:rtl w:val="0"/>
          </w:rPr>
          <w:t xml:space="preserve">users </w:t>
        </w:r>
      </w:ins>
      <w:r w:rsidDel="00000000" w:rsidR="00000000" w:rsidRPr="00000000">
        <w:rPr>
          <w:color w:val="6aa84f"/>
          <w:rtl w:val="0"/>
        </w:rPr>
        <w:t xml:space="preserve">can browse the marketplace to see available tasks that they are qualified to work on. </w:t>
      </w:r>
      <w:ins w:author="Matthew Mckeller" w:id="25" w:date="2022-04-20T21:10:26Z">
        <w:r w:rsidDel="00000000" w:rsidR="00000000" w:rsidRPr="00000000">
          <w:rPr>
            <w:color w:val="6aa84f"/>
            <w:rtl w:val="0"/>
          </w:rPr>
          <w:t xml:space="preserve">Users </w:t>
        </w:r>
      </w:ins>
      <w:del w:author="Matthew Mckeller" w:id="25" w:date="2022-04-20T21:10:26Z">
        <w:r w:rsidDel="00000000" w:rsidR="00000000" w:rsidRPr="00000000">
          <w:rPr>
            <w:color w:val="6aa84f"/>
            <w:rtl w:val="0"/>
          </w:rPr>
          <w:delText xml:space="preserve">Developers and students </w:delText>
        </w:r>
      </w:del>
      <w:r w:rsidDel="00000000" w:rsidR="00000000" w:rsidRPr="00000000">
        <w:rPr>
          <w:color w:val="6aa84f"/>
          <w:rtl w:val="0"/>
        </w:rPr>
        <w:t xml:space="preserve">spend their </w:t>
      </w:r>
      <w:r w:rsidDel="00000000" w:rsidR="00000000" w:rsidRPr="00000000">
        <w:rPr>
          <w:i w:val="1"/>
          <w:iCs w:val="1"/>
          <w:color w:val="6aa84f"/>
          <w:rtl w:val="0"/>
        </w:rPr>
        <w:t xml:space="preserve">Currency X tokens to </w:t>
      </w:r>
      <w:r w:rsidDel="00000000" w:rsidR="00000000" w:rsidRPr="00000000">
        <w:rPr>
          <w:color w:val="6aa84f"/>
          <w:rtl w:val="0"/>
        </w:rPr>
        <w:t xml:space="preserve">“purchase” and accept these tasks. Once a task has been </w:t>
      </w:r>
      <w:commentRangeStart w:id="51"/>
      <w:r w:rsidDel="00000000" w:rsidR="00000000" w:rsidRPr="00000000">
        <w:rPr>
          <w:color w:val="6aa84f"/>
          <w:rtl w:val="0"/>
        </w:rPr>
        <w:t xml:space="preserve">purchased</w:t>
      </w:r>
      <w:commentRangeEnd w:id="51"/>
      <w:r w:rsidDel="00000000" w:rsidR="00000000" w:rsidRPr="00000000">
        <w:commentReference w:id="51"/>
      </w:r>
      <w:r w:rsidDel="00000000" w:rsidR="00000000" w:rsidRPr="00000000">
        <w:rPr>
          <w:color w:val="6aa84f"/>
          <w:rtl w:val="0"/>
        </w:rPr>
        <w:t xml:space="preserve"> the buyer can begin working on it. When the task is completed, tested, and approved the developer will be immediately paid out ($) dollars. In addition, when completing tasks developers will be given a random amount of </w:t>
      </w:r>
      <w:r w:rsidDel="00000000" w:rsidR="00000000" w:rsidRPr="00000000">
        <w:rPr>
          <w:i w:val="1"/>
          <w:iCs w:val="1"/>
          <w:color w:val="6aa84f"/>
          <w:rtl w:val="0"/>
        </w:rPr>
        <w:t xml:space="preserve">Currency X</w:t>
      </w:r>
      <w:r w:rsidDel="00000000" w:rsidR="00000000" w:rsidRPr="00000000">
        <w:rPr>
          <w:color w:val="6aa84f"/>
          <w:rtl w:val="0"/>
        </w:rPr>
        <w:t xml:space="preserve">, and have a random chance for </w:t>
      </w:r>
      <w:commentRangeStart w:id="52"/>
      <w:r w:rsidDel="00000000" w:rsidR="00000000" w:rsidRPr="00000000">
        <w:rPr>
          <w:color w:val="6aa84f"/>
          <w:rtl w:val="0"/>
        </w:rPr>
        <w:t xml:space="preserve">loot</w:t>
      </w:r>
      <w:commentRangeEnd w:id="52"/>
      <w:r w:rsidDel="00000000" w:rsidR="00000000" w:rsidRPr="00000000">
        <w:commentReference w:id="52"/>
      </w:r>
      <w:r w:rsidDel="00000000" w:rsidR="00000000" w:rsidRPr="00000000">
        <w:rPr>
          <w:color w:val="6aa84f"/>
          <w:rtl w:val="0"/>
        </w:rPr>
        <w:t xml:space="preserve"> and swag. Completed tasks also count towards achievements in addition to granting experience towards specialization mastery and overall developer level. </w:t>
      </w:r>
    </w:p>
    <w:p w:rsidR="00000000" w:rsidDel="00000000" w:rsidP="00000000" w:rsidRDefault="00000000" w:rsidRPr="00000000" w14:paraId="0000004E">
      <w:pPr>
        <w:rPr>
          <w:color w:val="6aa84f"/>
        </w:rPr>
      </w:pPr>
      <w:r w:rsidDel="00000000" w:rsidR="00000000" w:rsidRPr="00000000">
        <w:rPr>
          <w:rtl w:val="0"/>
        </w:rPr>
      </w:r>
    </w:p>
    <w:p w:rsidR="00000000" w:rsidDel="00000000" w:rsidP="00000000" w:rsidRDefault="00000000" w:rsidRPr="00000000" w14:paraId="0000004F">
      <w:pPr>
        <w:rPr>
          <w:color w:val="6aa84f"/>
        </w:rPr>
      </w:pPr>
      <w:r w:rsidDel="00000000" w:rsidR="00000000" w:rsidRPr="00000000">
        <w:rPr>
          <w:color w:val="6aa84f"/>
          <w:rtl w:val="0"/>
        </w:rPr>
        <w:t xml:space="preserve">Projects have configurable restrictions </w:t>
      </w:r>
      <w:commentRangeStart w:id="53"/>
      <w:r w:rsidDel="00000000" w:rsidR="00000000" w:rsidRPr="00000000">
        <w:rPr>
          <w:color w:val="6aa84f"/>
          <w:rtl w:val="0"/>
        </w:rPr>
        <w:t xml:space="preserve">for who</w:t>
      </w:r>
      <w:commentRangeEnd w:id="53"/>
      <w:r w:rsidDel="00000000" w:rsidR="00000000" w:rsidRPr="00000000">
        <w:commentReference w:id="53"/>
      </w:r>
      <w:r w:rsidDel="00000000" w:rsidR="00000000" w:rsidRPr="00000000">
        <w:rPr>
          <w:color w:val="6aa84f"/>
          <w:rtl w:val="0"/>
        </w:rPr>
        <w:t xml:space="preserve"> can take on tasks. Some projects will be simple projects meant for educational purposes that students can work on. Other projects may be high-end time sensitive government projects with strict security regulations only meant for experienced high level developers.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Lowering the Barrier to Entry: </w:t>
      </w:r>
      <w:r w:rsidDel="00000000" w:rsidR="00000000" w:rsidRPr="00000000">
        <w:rPr>
          <w:rtl w:val="0"/>
        </w:rPr>
        <w:t xml:space="preserve">By creating predefined tasks with estimates</w:t>
      </w:r>
      <w:ins w:author="Matthew Mckeller" w:id="26" w:date="2022-04-18T16:13:29Z">
        <w:r w:rsidDel="00000000" w:rsidR="00000000" w:rsidRPr="00000000">
          <w:rPr>
            <w:rtl w:val="0"/>
          </w:rPr>
          <w:t xml:space="preserve">, learning paths,</w:t>
        </w:r>
      </w:ins>
      <w:r w:rsidDel="00000000" w:rsidR="00000000" w:rsidRPr="00000000">
        <w:rPr>
          <w:rtl w:val="0"/>
        </w:rPr>
        <w:t xml:space="preserve"> </w:t>
      </w:r>
      <w:commentRangeStart w:id="54"/>
      <w:r w:rsidDel="00000000" w:rsidR="00000000" w:rsidRPr="00000000">
        <w:rPr>
          <w:rtl w:val="0"/>
        </w:rPr>
        <w:t xml:space="preserve">and transparent process</w:t>
      </w:r>
      <w:commentRangeEnd w:id="54"/>
      <w:r w:rsidDel="00000000" w:rsidR="00000000" w:rsidRPr="00000000">
        <w:commentReference w:id="54"/>
      </w:r>
      <w:r w:rsidDel="00000000" w:rsidR="00000000" w:rsidRPr="00000000">
        <w:rPr>
          <w:rtl w:val="0"/>
        </w:rPr>
        <w:t xml:space="preserve"> we are able to bring on newer less experienced hires. We do not have the same concerns over hiring a fresh new graduate as other companies do. We provide support and guidance with daily/weekly times to get help. We incentivize mentorship and participation with large amounts of </w:t>
      </w:r>
      <w:r w:rsidDel="00000000" w:rsidR="00000000" w:rsidRPr="00000000">
        <w:rPr>
          <w:i w:val="1"/>
          <w:iCs w:val="1"/>
          <w:rtl w:val="0"/>
        </w:rPr>
        <w:t xml:space="preserve">Currency X</w:t>
      </w:r>
      <w:r w:rsidDel="00000000" w:rsidR="00000000" w:rsidRPr="00000000">
        <w:rPr>
          <w:rtl w:val="0"/>
        </w:rPr>
        <w:t xml:space="preserve">. E</w:t>
      </w:r>
      <w:r w:rsidDel="00000000" w:rsidR="00000000" w:rsidRPr="00000000">
        <w:rPr>
          <w:rtl w:val="0"/>
        </w:rPr>
        <w:t xml:space="preserve">mployees and students are in charge of their own pace, performance, and results.</w:t>
      </w:r>
    </w:p>
    <w:p w:rsidR="00000000" w:rsidDel="00000000" w:rsidP="00000000" w:rsidRDefault="00000000" w:rsidRPr="00000000" w14:paraId="00000052">
      <w:pPr>
        <w:pStyle w:val="Heading2"/>
        <w:rPr/>
      </w:pPr>
      <w:bookmarkStart w:colFirst="0" w:colLast="0" w:name="_ip1309aw4hf8" w:id="3"/>
      <w:bookmarkEnd w:id="3"/>
      <w:r w:rsidDel="00000000" w:rsidR="00000000" w:rsidRPr="00000000">
        <w:rPr>
          <w:rtl w:val="0"/>
        </w:rPr>
        <w:t xml:space="preserve">Objectives and Milestones</w:t>
      </w:r>
    </w:p>
    <w:p w:rsidR="00000000" w:rsidDel="00000000" w:rsidP="00000000" w:rsidRDefault="00000000" w:rsidRPr="00000000" w14:paraId="00000053">
      <w:pPr>
        <w:ind w:left="0" w:firstLine="0"/>
        <w:rPr>
          <w:strike w:val="1"/>
          <w:color w:val="212121"/>
        </w:rPr>
      </w:pPr>
      <w:r w:rsidDel="00000000" w:rsidR="00000000" w:rsidRPr="00000000">
        <w:rPr>
          <w:strike w:val="1"/>
          <w:color w:val="212121"/>
          <w:rtl w:val="0"/>
        </w:rPr>
        <w:t xml:space="preserve">In order to accomplish this vision I am asking for help with d</w:t>
      </w:r>
      <w:r w:rsidDel="00000000" w:rsidR="00000000" w:rsidRPr="00000000">
        <w:rPr>
          <w:strike w:val="1"/>
          <w:color w:val="212121"/>
          <w:rtl w:val="0"/>
        </w:rPr>
        <w:t xml:space="preserve">etermining feasibility and creation of a prototype while maintaining economic stability and peace of mind.</w:t>
      </w:r>
    </w:p>
    <w:p w:rsidR="00000000" w:rsidDel="00000000" w:rsidP="00000000" w:rsidRDefault="00000000" w:rsidRPr="00000000" w14:paraId="00000054">
      <w:pPr>
        <w:ind w:left="0" w:firstLine="0"/>
        <w:rPr>
          <w:color w:val="212121"/>
        </w:rPr>
      </w:pPr>
      <w:r w:rsidDel="00000000" w:rsidR="00000000" w:rsidRPr="00000000">
        <w:rPr>
          <w:rtl w:val="0"/>
        </w:rPr>
      </w:r>
    </w:p>
    <w:p w:rsidR="00000000" w:rsidDel="00000000" w:rsidP="00000000" w:rsidRDefault="00000000" w:rsidRPr="00000000" w14:paraId="00000055">
      <w:pPr>
        <w:ind w:left="0" w:firstLine="0"/>
        <w:rPr>
          <w:color w:val="212121"/>
        </w:rPr>
      </w:pPr>
      <w:r w:rsidDel="00000000" w:rsidR="00000000" w:rsidRPr="00000000">
        <w:rPr>
          <w:color w:val="212121"/>
          <w:rtl w:val="0"/>
        </w:rPr>
        <w:t xml:space="preserve">In order to create a platform supporting gamification including leveling, specialization, achievements, and milestones that follow a</w:t>
      </w:r>
      <w:r w:rsidDel="00000000" w:rsidR="00000000" w:rsidRPr="00000000">
        <w:rPr>
          <w:color w:val="212121"/>
          <w:rtl w:val="0"/>
        </w:rPr>
        <w:t xml:space="preserve"> </w:t>
      </w:r>
      <w:commentRangeStart w:id="55"/>
      <w:r w:rsidDel="00000000" w:rsidR="00000000" w:rsidRPr="00000000">
        <w:rPr>
          <w:color w:val="212121"/>
          <w:rtl w:val="0"/>
        </w:rPr>
        <w:t xml:space="preserve">reasonable/sensible(?)</w:t>
      </w:r>
      <w:commentRangeEnd w:id="55"/>
      <w:r w:rsidDel="00000000" w:rsidR="00000000" w:rsidRPr="00000000">
        <w:commentReference w:id="55"/>
      </w:r>
      <w:r w:rsidDel="00000000" w:rsidR="00000000" w:rsidRPr="00000000">
        <w:rPr>
          <w:color w:val="212121"/>
          <w:rtl w:val="0"/>
        </w:rPr>
        <w:t xml:space="preserve"> timeline. I must first create a product that supports the </w:t>
      </w:r>
      <w:commentRangeStart w:id="56"/>
      <w:r w:rsidDel="00000000" w:rsidR="00000000" w:rsidRPr="00000000">
        <w:rPr>
          <w:i w:val="1"/>
          <w:iCs w:val="1"/>
          <w:color w:val="212121"/>
          <w:rtl w:val="0"/>
        </w:rPr>
        <w:t xml:space="preserve">complex</w:t>
      </w:r>
      <w:commentRangeEnd w:id="56"/>
      <w:r w:rsidDel="00000000" w:rsidR="00000000" w:rsidRPr="00000000">
        <w:commentReference w:id="56"/>
      </w:r>
      <w:r w:rsidDel="00000000" w:rsidR="00000000" w:rsidRPr="00000000">
        <w:rPr>
          <w:i w:val="1"/>
          <w:iCs w:val="1"/>
          <w:color w:val="212121"/>
          <w:rtl w:val="0"/>
        </w:rPr>
        <w:t xml:space="preserve"> billing and payment system</w:t>
      </w:r>
      <w:r w:rsidDel="00000000" w:rsidR="00000000" w:rsidRPr="00000000">
        <w:rPr>
          <w:color w:val="212121"/>
          <w:rtl w:val="0"/>
        </w:rPr>
        <w:t xml:space="preserve"> </w:t>
      </w:r>
      <w:ins w:author="Matthew Mckeller" w:id="27" w:date="2022-04-13T16:28:10Z">
        <w:r w:rsidDel="00000000" w:rsidR="00000000" w:rsidRPr="00000000">
          <w:rPr>
            <w:color w:val="212121"/>
            <w:rtl w:val="0"/>
          </w:rPr>
          <w:t xml:space="preserve">(</w:t>
        </w:r>
      </w:ins>
      <w:r w:rsidDel="00000000" w:rsidR="00000000" w:rsidRPr="00000000">
        <w:rPr>
          <w:color w:val="212121"/>
          <w:rtl w:val="0"/>
        </w:rPr>
        <w:t xml:space="preserve">including the </w:t>
      </w:r>
      <w:r w:rsidDel="00000000" w:rsidR="00000000" w:rsidRPr="00000000">
        <w:rPr>
          <w:i w:val="1"/>
          <w:iCs w:val="1"/>
          <w:color w:val="212121"/>
          <w:rtl w:val="0"/>
        </w:rPr>
        <w:t xml:space="preserve">bonus system</w:t>
      </w:r>
      <w:r w:rsidDel="00000000" w:rsidR="00000000" w:rsidRPr="00000000">
        <w:rPr>
          <w:color w:val="212121"/>
          <w:rtl w:val="0"/>
        </w:rPr>
        <w:t xml:space="preserve">). I need a product that collects data and has functionality for each of the following areas: </w:t>
      </w:r>
      <w:r w:rsidDel="00000000" w:rsidR="00000000" w:rsidRPr="00000000">
        <w:rPr>
          <w:i w:val="1"/>
          <w:iCs w:val="1"/>
          <w:color w:val="212121"/>
          <w:rtl w:val="0"/>
        </w:rPr>
        <w:t xml:space="preserve">tasks, estimates, projects, developers, and clients</w:t>
      </w:r>
      <w:r w:rsidDel="00000000" w:rsidR="00000000" w:rsidRPr="00000000">
        <w:rPr>
          <w:color w:val="212121"/>
          <w:rtl w:val="0"/>
        </w:rPr>
        <w:t xml:space="preserve">.</w:t>
      </w:r>
    </w:p>
    <w:p w:rsidR="00000000" w:rsidDel="00000000" w:rsidP="00000000" w:rsidRDefault="00000000" w:rsidRPr="00000000" w14:paraId="00000056">
      <w:pPr>
        <w:ind w:left="0" w:firstLine="0"/>
        <w:rPr>
          <w:color w:val="212121"/>
        </w:rPr>
      </w:pPr>
      <w:r w:rsidDel="00000000" w:rsidR="00000000" w:rsidRPr="00000000">
        <w:rPr>
          <w:rtl w:val="0"/>
        </w:rPr>
      </w:r>
    </w:p>
    <w:p w:rsidR="00000000" w:rsidDel="00000000" w:rsidP="00000000" w:rsidRDefault="00000000" w:rsidRPr="00000000" w14:paraId="00000057">
      <w:pPr>
        <w:ind w:left="0" w:firstLine="0"/>
        <w:rPr>
          <w:color w:val="212121"/>
        </w:rPr>
      </w:pPr>
      <w:r w:rsidDel="00000000" w:rsidR="00000000" w:rsidRPr="00000000">
        <w:rPr>
          <w:color w:val="212121"/>
          <w:rtl w:val="0"/>
        </w:rPr>
        <w:t xml:space="preserve">Data is needed to provide estimates for how long it takes to build a basic application under </w:t>
      </w:r>
      <w:r w:rsidDel="00000000" w:rsidR="00000000" w:rsidRPr="00000000">
        <w:rPr>
          <w:i w:val="1"/>
          <w:iCs w:val="1"/>
          <w:color w:val="212121"/>
          <w:rtl w:val="0"/>
        </w:rPr>
        <w:t xml:space="preserve">The Expanse Model</w:t>
      </w:r>
      <w:r w:rsidDel="00000000" w:rsidR="00000000" w:rsidRPr="00000000">
        <w:rPr>
          <w:color w:val="212121"/>
          <w:rtl w:val="0"/>
        </w:rPr>
        <w:t xml:space="preserve"> and how much it will cost. </w:t>
      </w:r>
      <w:commentRangeStart w:id="57"/>
      <w:r w:rsidDel="00000000" w:rsidR="00000000" w:rsidRPr="00000000">
        <w:rPr>
          <w:color w:val="212121"/>
          <w:rtl w:val="0"/>
        </w:rPr>
        <w:t xml:space="preserve">Developers need to know the minimum, average, and potential earnings they are capable of making with </w:t>
      </w:r>
      <w:r w:rsidDel="00000000" w:rsidR="00000000" w:rsidRPr="00000000">
        <w:rPr>
          <w:i w:val="1"/>
          <w:iCs w:val="1"/>
          <w:color w:val="212121"/>
          <w:rtl w:val="0"/>
        </w:rPr>
        <w:t xml:space="preserve">The Expanse Model</w:t>
      </w:r>
      <w:r w:rsidDel="00000000" w:rsidR="00000000" w:rsidRPr="00000000">
        <w:rPr>
          <w:color w:val="212121"/>
          <w:rtl w:val="0"/>
        </w:rPr>
        <w:t xml:space="preserve">. We</w:t>
      </w:r>
      <w:ins w:author="Matthew Mckeller" w:id="28" w:date="2022-04-18T16:20:09Z">
        <w:r w:rsidDel="00000000" w:rsidR="00000000" w:rsidRPr="00000000">
          <w:rPr>
            <w:color w:val="212121"/>
            <w:rtl w:val="0"/>
          </w:rPr>
          <w:t xml:space="preserve"> also</w:t>
        </w:r>
      </w:ins>
      <w:r w:rsidDel="00000000" w:rsidR="00000000" w:rsidRPr="00000000">
        <w:rPr>
          <w:color w:val="212121"/>
          <w:rtl w:val="0"/>
        </w:rPr>
        <w:t xml:space="preserve"> need the ability to </w:t>
      </w:r>
      <w:commentRangeStart w:id="58"/>
      <w:r w:rsidDel="00000000" w:rsidR="00000000" w:rsidRPr="00000000">
        <w:rPr>
          <w:color w:val="212121"/>
          <w:rtl w:val="0"/>
        </w:rPr>
        <w:t xml:space="preserve">compare overall </w:t>
      </w:r>
      <w:ins w:author="Matthew Mckeller" w:id="29" w:date="2022-04-13T16:25:22Z">
        <w:r w:rsidDel="00000000" w:rsidR="00000000" w:rsidRPr="00000000">
          <w:rPr>
            <w:color w:val="212121"/>
            <w:rtl w:val="0"/>
          </w:rPr>
          <w:t xml:space="preserve">sentiment/</w:t>
        </w:r>
      </w:ins>
      <w:r w:rsidDel="00000000" w:rsidR="00000000" w:rsidRPr="00000000">
        <w:rPr>
          <w:color w:val="212121"/>
          <w:rtl w:val="0"/>
        </w:rPr>
        <w:t xml:space="preserve">happiness/satisfaction, quality, performance, and productivity</w:t>
      </w:r>
      <w:commentRangeEnd w:id="58"/>
      <w:r w:rsidDel="00000000" w:rsidR="00000000" w:rsidRPr="00000000">
        <w:commentReference w:id="58"/>
      </w:r>
      <w:r w:rsidDel="00000000" w:rsidR="00000000" w:rsidRPr="00000000">
        <w:rPr>
          <w:color w:val="212121"/>
          <w:rtl w:val="0"/>
        </w:rPr>
        <w:t xml:space="preserve"> to the </w:t>
      </w:r>
      <w:ins w:author="Matthew Mckeller" w:id="30" w:date="2022-04-18T16:20:38Z">
        <w:r w:rsidDel="00000000" w:rsidR="00000000" w:rsidRPr="00000000">
          <w:rPr>
            <w:color w:val="212121"/>
            <w:rtl w:val="0"/>
          </w:rPr>
          <w:t xml:space="preserve">“</w:t>
        </w:r>
      </w:ins>
      <w:r w:rsidDel="00000000" w:rsidR="00000000" w:rsidRPr="00000000">
        <w:rPr>
          <w:color w:val="212121"/>
          <w:rtl w:val="0"/>
        </w:rPr>
        <w:t xml:space="preserve">standard</w:t>
      </w:r>
      <w:ins w:author="Matthew Mckeller" w:id="31" w:date="2022-04-18T16:20:39Z">
        <w:commentRangeStart w:id="59"/>
        <w:r w:rsidDel="00000000" w:rsidR="00000000" w:rsidRPr="00000000">
          <w:rPr>
            <w:color w:val="212121"/>
            <w:rtl w:val="0"/>
          </w:rPr>
          <w:t xml:space="preserve">”</w:t>
        </w:r>
      </w:ins>
      <w:commentRangeEnd w:id="59"/>
      <w:r w:rsidDel="00000000" w:rsidR="00000000" w:rsidRPr="00000000">
        <w:commentReference w:id="59"/>
      </w:r>
      <w:r w:rsidDel="00000000" w:rsidR="00000000" w:rsidRPr="00000000">
        <w:rPr>
          <w:color w:val="212121"/>
          <w:rtl w:val="0"/>
        </w:rPr>
        <w:t xml:space="preserve"> model of software development. </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058">
      <w:pPr>
        <w:ind w:left="0" w:firstLine="0"/>
        <w:rPr>
          <w:color w:val="212121"/>
        </w:rPr>
      </w:pPr>
      <w:r w:rsidDel="00000000" w:rsidR="00000000" w:rsidRPr="00000000">
        <w:rPr>
          <w:rtl w:val="0"/>
        </w:rPr>
      </w:r>
    </w:p>
    <w:p w:rsidR="00000000" w:rsidDel="00000000" w:rsidP="00000000" w:rsidRDefault="00000000" w:rsidRPr="00000000" w14:paraId="00000059">
      <w:pPr>
        <w:rPr>
          <w:color w:val="805da7"/>
        </w:rPr>
      </w:pPr>
      <w:r w:rsidDel="00000000" w:rsidR="00000000" w:rsidRPr="00000000">
        <w:rPr>
          <w:color w:val="212121"/>
          <w:rtl w:val="0"/>
        </w:rPr>
        <w:t xml:space="preserve">A </w:t>
      </w:r>
      <w:r w:rsidDel="00000000" w:rsidR="00000000" w:rsidRPr="00000000">
        <w:rPr>
          <w:i w:val="1"/>
          <w:iCs w:val="1"/>
          <w:color w:val="212121"/>
          <w:rtl w:val="0"/>
        </w:rPr>
        <w:t xml:space="preserve">custom cryptocurrency (Currency X)</w:t>
      </w:r>
      <w:ins w:author="Matthew Mckeller" w:id="32" w:date="2022-04-20T21:49:52Z">
        <w:r w:rsidDel="00000000" w:rsidR="00000000" w:rsidRPr="00000000">
          <w:rPr>
            <w:i w:val="1"/>
            <w:iCs w:val="1"/>
            <w:color w:val="212121"/>
            <w:rtl w:val="0"/>
          </w:rPr>
          <w:t xml:space="preserve"> </w:t>
        </w:r>
        <w:r w:rsidDel="00000000" w:rsidR="00000000" w:rsidRPr="00000000">
          <w:rPr>
            <w:color w:val="212121"/>
            <w:rtl w:val="0"/>
            <w:rPrChange w:author="Matthew Mckeller" w:id="33" w:date="2022-04-20T21:49:52Z">
              <w:rPr>
                <w:i w:val="1"/>
                <w:iCs w:val="1"/>
                <w:color w:val="212121"/>
              </w:rPr>
            </w:rPrChange>
          </w:rPr>
          <w:t xml:space="preserve">is needed</w:t>
        </w:r>
      </w:ins>
      <w:r w:rsidDel="00000000" w:rsidR="00000000" w:rsidRPr="00000000">
        <w:rPr>
          <w:color w:val="212121"/>
          <w:rtl w:val="0"/>
        </w:rPr>
        <w:t xml:space="preserve"> to support the marketplace concept and automation of cryptocurrency rewards for auxiliary tasks (i.e. meeting attendance, mentorship, code review, etc.). I would like to get a good representation of the gamification potential with </w:t>
      </w:r>
      <w:r w:rsidDel="00000000" w:rsidR="00000000" w:rsidRPr="00000000">
        <w:rPr>
          <w:i w:val="1"/>
          <w:iCs w:val="1"/>
          <w:color w:val="212121"/>
          <w:rtl w:val="0"/>
        </w:rPr>
        <w:t xml:space="preserve">The Expanse Model,</w:t>
      </w:r>
      <w:r w:rsidDel="00000000" w:rsidR="00000000" w:rsidRPr="00000000">
        <w:rPr>
          <w:color w:val="212121"/>
          <w:rtl w:val="0"/>
        </w:rPr>
        <w:t xml:space="preserve"> and to continue in the creation of 100s of pre-defined and pre-estimated </w:t>
      </w:r>
      <w:r w:rsidDel="00000000" w:rsidR="00000000" w:rsidRPr="00000000">
        <w:rPr>
          <w:i w:val="1"/>
          <w:iCs w:val="1"/>
          <w:color w:val="212121"/>
          <w:rtl w:val="0"/>
        </w:rPr>
        <w:t xml:space="preserve">ticket and task templates</w:t>
      </w:r>
      <w:r w:rsidDel="00000000" w:rsidR="00000000" w:rsidRPr="00000000">
        <w:rPr>
          <w:color w:val="212121"/>
          <w:rtl w:val="0"/>
        </w:rPr>
        <w:t xml:space="preserve"> based on my development work while creating the Expanse website and web application.</w:t>
      </w:r>
      <w:r w:rsidDel="00000000" w:rsidR="00000000" w:rsidRPr="00000000">
        <w:rPr>
          <w:rtl w:val="0"/>
        </w:rPr>
      </w:r>
    </w:p>
    <w:p w:rsidR="00000000" w:rsidDel="00000000" w:rsidP="00000000" w:rsidRDefault="00000000" w:rsidRPr="00000000" w14:paraId="0000005A">
      <w:pPr>
        <w:pStyle w:val="Heading2"/>
        <w:spacing w:after="240" w:before="240" w:lineRule="auto"/>
        <w:rPr/>
      </w:pPr>
      <w:bookmarkStart w:colFirst="0" w:colLast="0" w:name="_khf9e5pbooc5" w:id="4"/>
      <w:bookmarkEnd w:id="4"/>
      <w:r w:rsidDel="00000000" w:rsidR="00000000" w:rsidRPr="00000000">
        <w:rPr>
          <w:rtl w:val="0"/>
        </w:rPr>
        <w:t xml:space="preserve">Market Opportunity &amp; Commercialization</w:t>
      </w:r>
      <w:r w:rsidDel="00000000" w:rsidR="00000000" w:rsidRPr="00000000">
        <w:rPr>
          <w:rtl w:val="0"/>
        </w:rPr>
      </w:r>
    </w:p>
    <w:p w:rsidR="00000000" w:rsidDel="00000000" w:rsidP="00000000" w:rsidRDefault="00000000" w:rsidRPr="00000000" w14:paraId="0000005B">
      <w:pPr>
        <w:spacing w:after="240" w:before="240" w:lineRule="auto"/>
        <w:rPr/>
      </w:pPr>
      <w:commentRangeStart w:id="60"/>
      <w:r w:rsidDel="00000000" w:rsidR="00000000" w:rsidRPr="00000000">
        <w:rPr>
          <w:rtl w:val="0"/>
        </w:rPr>
        <w:t xml:space="preserve">Businesses of all sizes are struggling to manage their now remote workforce that does not want to return to the office.</w:t>
      </w:r>
      <w:commentRangeEnd w:id="60"/>
      <w:r w:rsidDel="00000000" w:rsidR="00000000" w:rsidRPr="00000000">
        <w:commentReference w:id="60"/>
      </w:r>
      <w:r w:rsidDel="00000000" w:rsidR="00000000" w:rsidRPr="00000000">
        <w:rPr>
          <w:rtl w:val="0"/>
        </w:rPr>
        <w:t xml:space="preserve"> Finding and retaining talent and competing with global enterprises is becoming even more difficult. Many organizations are lacking the knowledge and ability to manage software development and do not know how to estimate software development. Creating the next generation work environment to be transparent, freeing, and motivational will attract talent from all over, and inspire others to follow. Making it simple, effective, and easy to understand will appeal to businesses of all shapes and sizes.</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Short term commercialization</w:t>
      </w:r>
      <w:ins w:author="Matthew Mckeller" w:id="34" w:date="2022-04-13T21:46:09Z">
        <w:r w:rsidDel="00000000" w:rsidR="00000000" w:rsidRPr="00000000">
          <w:rPr>
            <w:b w:val="1"/>
            <w:bCs w:val="1"/>
            <w:rtl w:val="0"/>
          </w:rPr>
          <w:t xml:space="preserve">:</w:t>
        </w:r>
      </w:ins>
      <w:r w:rsidDel="00000000" w:rsidR="00000000" w:rsidRPr="00000000">
        <w:rPr>
          <w:rtl w:val="0"/>
        </w:rPr>
        <w:t xml:space="preserve"> Our</w:t>
      </w:r>
      <w:r w:rsidDel="00000000" w:rsidR="00000000" w:rsidRPr="00000000">
        <w:rPr>
          <w:rtl w:val="0"/>
        </w:rPr>
        <w:t xml:space="preserve"> engaged, motivated, and happy software developers will use The Expanse Model to develop software for enterprises while continuously validating and improving upon The Expanse Model and platform while using the model to develop software for enterprises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Longer term commercialization</w:t>
      </w:r>
      <w:ins w:author="Matthew Mckeller" w:id="35" w:date="2022-04-13T21:46:13Z">
        <w:r w:rsidDel="00000000" w:rsidR="00000000" w:rsidRPr="00000000">
          <w:rPr>
            <w:b w:val="1"/>
            <w:bCs w:val="1"/>
            <w:rtl w:val="0"/>
          </w:rPr>
          <w:t xml:space="preserve">:</w:t>
        </w:r>
      </w:ins>
      <w:r w:rsidDel="00000000" w:rsidR="00000000" w:rsidRPr="00000000">
        <w:rPr>
          <w:rtl w:val="0"/>
        </w:rPr>
        <w:t xml:space="preserve"> Make the platform widely available to anyone and everyone while continuing to iterate on and improve the platform and gamification aspects. </w:t>
      </w:r>
      <w:r w:rsidDel="00000000" w:rsidR="00000000" w:rsidRPr="00000000">
        <w:rPr>
          <w:rtl w:val="0"/>
        </w:rPr>
        <w:t xml:space="preserve">We will be the first company to provide a truly equal opportunity environment, and we will provide the tools and platform for the world to follow in </w:t>
      </w:r>
      <w:commentRangeStart w:id="61"/>
      <w:commentRangeStart w:id="62"/>
      <w:r w:rsidDel="00000000" w:rsidR="00000000" w:rsidRPr="00000000">
        <w:rPr>
          <w:rtl w:val="0"/>
        </w:rPr>
        <w:t xml:space="preserve">our footsteps.</w:t>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05E">
      <w:pPr>
        <w:pStyle w:val="Heading2"/>
        <w:spacing w:after="240" w:before="240" w:lineRule="auto"/>
        <w:rPr>
          <w:sz w:val="22"/>
          <w:szCs w:val="22"/>
        </w:rPr>
      </w:pPr>
      <w:bookmarkStart w:colFirst="0" w:colLast="0" w:name="_mdkklugu5xgn" w:id="5"/>
      <w:bookmarkEnd w:id="5"/>
      <w:r w:rsidDel="00000000" w:rsidR="00000000" w:rsidRPr="00000000">
        <w:rPr>
          <w:rtl w:val="0"/>
        </w:rPr>
      </w:r>
    </w:p>
    <w:p w:rsidR="00000000" w:rsidDel="00000000" w:rsidP="00000000" w:rsidRDefault="00000000" w:rsidRPr="00000000" w14:paraId="0000005F">
      <w:pPr>
        <w:pStyle w:val="Heading2"/>
        <w:spacing w:after="240" w:before="240" w:lineRule="auto"/>
        <w:rPr>
          <w:color w:val="212121"/>
        </w:rPr>
      </w:pPr>
      <w:bookmarkStart w:colFirst="0" w:colLast="0" w:name="_jvv7fxx1q8dy" w:id="6"/>
      <w:bookmarkEnd w:id="6"/>
      <w:r w:rsidDel="00000000" w:rsidR="00000000" w:rsidRPr="00000000">
        <w:rPr>
          <w:rtl w:val="0"/>
        </w:rPr>
        <w:t xml:space="preserve">Company Status and Team</w:t>
      </w:r>
      <w:r w:rsidDel="00000000" w:rsidR="00000000" w:rsidRPr="00000000">
        <w:rPr>
          <w:rtl w:val="0"/>
        </w:rPr>
      </w:r>
    </w:p>
    <w:p w:rsidR="00000000" w:rsidDel="00000000" w:rsidP="00000000" w:rsidRDefault="00000000" w:rsidRPr="00000000" w14:paraId="00000060">
      <w:pPr>
        <w:rPr>
          <w:color w:val="212121"/>
        </w:rPr>
      </w:pPr>
      <w:r w:rsidDel="00000000" w:rsidR="00000000" w:rsidRPr="00000000">
        <w:rPr>
          <w:color w:val="212121"/>
          <w:rtl w:val="0"/>
        </w:rPr>
        <w:t xml:space="preserve">Expanse has been my own </w:t>
      </w:r>
      <w:ins w:author="Matthew Mckeller" w:id="36" w:date="2022-04-13T17:56:21Z">
        <w:r w:rsidDel="00000000" w:rsidR="00000000" w:rsidRPr="00000000">
          <w:rPr>
            <w:color w:val="212121"/>
            <w:rtl w:val="0"/>
          </w:rPr>
          <w:t xml:space="preserve">(Matt’s) </w:t>
        </w:r>
      </w:ins>
      <w:r w:rsidDel="00000000" w:rsidR="00000000" w:rsidRPr="00000000">
        <w:rPr>
          <w:color w:val="212121"/>
          <w:rtl w:val="0"/>
        </w:rPr>
        <w:t xml:space="preserve">work that I have been dreaming up for years, but not acting on it until this last year or so. I needed to learn, grow, and meet the right people in my career. I also had to first understand and learn to manage my mental health (bipolar disorder and anxiety). I have spent years and years of my life preparing for this moment, and I am going to change the world. </w:t>
      </w:r>
    </w:p>
    <w:p w:rsidR="00000000" w:rsidDel="00000000" w:rsidP="00000000" w:rsidRDefault="00000000" w:rsidRPr="00000000" w14:paraId="00000061">
      <w:pPr>
        <w:rPr>
          <w:color w:val="212121"/>
        </w:rPr>
      </w:pPr>
      <w:r w:rsidDel="00000000" w:rsidR="00000000" w:rsidRPr="00000000">
        <w:rPr>
          <w:rtl w:val="0"/>
        </w:rPr>
      </w:r>
    </w:p>
    <w:p w:rsidR="00000000" w:rsidDel="00000000" w:rsidP="00000000" w:rsidRDefault="00000000" w:rsidRPr="00000000" w14:paraId="00000062">
      <w:pPr>
        <w:rPr>
          <w:color w:val="212121"/>
        </w:rPr>
      </w:pPr>
      <w:r w:rsidDel="00000000" w:rsidR="00000000" w:rsidRPr="00000000">
        <w:rPr>
          <w:color w:val="212121"/>
          <w:rtl w:val="0"/>
        </w:rPr>
        <w:t xml:space="preserve">This is my project and my vision. I will be the one leading this effort from a technical and product perspective. I have spent years studying and building software and web applications both on my own and with some of the most well known and secure organizations. I am very comfortable with software development and software project management and have already laid the foundation for a top of the line web application and website for Expanse at </w:t>
      </w:r>
      <w:hyperlink r:id="rId9">
        <w:r w:rsidDel="00000000" w:rsidR="00000000" w:rsidRPr="00000000">
          <w:rPr>
            <w:color w:val="1155cc"/>
            <w:u w:val="single"/>
            <w:rtl w:val="0"/>
          </w:rPr>
          <w:t xml:space="preserve">www.expanseservices.com</w:t>
        </w:r>
      </w:hyperlink>
      <w:r w:rsidDel="00000000" w:rsidR="00000000" w:rsidRPr="00000000">
        <w:rPr>
          <w:color w:val="212121"/>
          <w:rtl w:val="0"/>
        </w:rPr>
        <w:t xml:space="preserve">. You can also find out more information about my career on my </w:t>
      </w:r>
      <w:hyperlink r:id="rId10">
        <w:r w:rsidDel="00000000" w:rsidR="00000000" w:rsidRPr="00000000">
          <w:rPr>
            <w:color w:val="1155cc"/>
            <w:u w:val="single"/>
            <w:rtl w:val="0"/>
          </w:rPr>
          <w:t xml:space="preserve">linkedin profile</w:t>
        </w:r>
      </w:hyperlink>
      <w:r w:rsidDel="00000000" w:rsidR="00000000" w:rsidRPr="00000000">
        <w:rPr>
          <w:color w:val="212121"/>
          <w:rtl w:val="0"/>
        </w:rPr>
        <w:t xml:space="preserve">. </w:t>
      </w:r>
    </w:p>
    <w:p w:rsidR="00000000" w:rsidDel="00000000" w:rsidP="00000000" w:rsidRDefault="00000000" w:rsidRPr="00000000" w14:paraId="00000063">
      <w:pPr>
        <w:rPr>
          <w:color w:val="212121"/>
        </w:rPr>
      </w:pPr>
      <w:r w:rsidDel="00000000" w:rsidR="00000000" w:rsidRPr="00000000">
        <w:rPr>
          <w:rtl w:val="0"/>
        </w:rPr>
      </w:r>
    </w:p>
    <w:p w:rsidR="00000000" w:rsidDel="00000000" w:rsidP="00000000" w:rsidRDefault="00000000" w:rsidRPr="00000000" w14:paraId="00000064">
      <w:pPr>
        <w:rPr>
          <w:color w:val="212121"/>
        </w:rPr>
      </w:pPr>
      <w:r w:rsidDel="00000000" w:rsidR="00000000" w:rsidRPr="00000000">
        <w:rPr>
          <w:color w:val="212121"/>
          <w:rtl w:val="0"/>
        </w:rPr>
        <w:t xml:space="preserve">Expanse is a revolutionary software development company that transforms the way we think about work. </w:t>
      </w:r>
      <w:r w:rsidDel="00000000" w:rsidR="00000000" w:rsidRPr="00000000">
        <w:rPr>
          <w:i w:val="1"/>
          <w:iCs w:val="1"/>
          <w:color w:val="212121"/>
          <w:rtl w:val="0"/>
        </w:rPr>
        <w:t xml:space="preserve">The Expanse Model</w:t>
      </w:r>
      <w:r w:rsidDel="00000000" w:rsidR="00000000" w:rsidRPr="00000000">
        <w:rPr>
          <w:color w:val="212121"/>
          <w:rtl w:val="0"/>
        </w:rPr>
        <w:t xml:space="preserve"> is an unproven concept with the potential to drastically improve the “standard” software development process </w:t>
      </w:r>
      <w:commentRangeStart w:id="63"/>
      <w:r w:rsidDel="00000000" w:rsidR="00000000" w:rsidRPr="00000000">
        <w:rPr>
          <w:color w:val="212121"/>
          <w:rtl w:val="0"/>
        </w:rPr>
        <w:t xml:space="preserve">and workplace model</w:t>
      </w:r>
      <w:commentRangeEnd w:id="63"/>
      <w:r w:rsidDel="00000000" w:rsidR="00000000" w:rsidRPr="00000000">
        <w:commentReference w:id="63"/>
      </w:r>
      <w:r w:rsidDel="00000000" w:rsidR="00000000" w:rsidRPr="00000000">
        <w:rPr>
          <w:color w:val="212121"/>
          <w:rtl w:val="0"/>
        </w:rPr>
        <w:t xml:space="preserve">. </w:t>
      </w:r>
      <w:commentRangeStart w:id="64"/>
      <w:commentRangeStart w:id="65"/>
      <w:commentRangeStart w:id="66"/>
      <w:r w:rsidDel="00000000" w:rsidR="00000000" w:rsidRPr="00000000">
        <w:rPr>
          <w:color w:val="212121"/>
          <w:rtl w:val="0"/>
        </w:rPr>
        <w:t xml:space="preserve">I believe</w:t>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r w:rsidDel="00000000" w:rsidR="00000000" w:rsidRPr="00000000">
        <w:rPr>
          <w:color w:val="212121"/>
          <w:rtl w:val="0"/>
        </w:rPr>
        <w:t xml:space="preserve"> t</w:t>
      </w:r>
      <w:r w:rsidDel="00000000" w:rsidR="00000000" w:rsidRPr="00000000">
        <w:rPr>
          <w:color w:val="212121"/>
          <w:rtl w:val="0"/>
        </w:rPr>
        <w:t xml:space="preserve">his project is right in line with what the </w:t>
      </w:r>
      <w:r w:rsidDel="00000000" w:rsidR="00000000" w:rsidRPr="00000000">
        <w:rPr>
          <w:b w:val="1"/>
          <w:bCs w:val="1"/>
          <w:color w:val="212121"/>
          <w:rtl w:val="0"/>
        </w:rPr>
        <w:t xml:space="preserve">NSF</w:t>
      </w:r>
      <w:r w:rsidDel="00000000" w:rsidR="00000000" w:rsidRPr="00000000">
        <w:rPr>
          <w:color w:val="212121"/>
          <w:rtl w:val="0"/>
        </w:rPr>
        <w:t xml:space="preserve"> was created for and I look forward to </w:t>
      </w:r>
      <w:commentRangeStart w:id="67"/>
      <w:r w:rsidDel="00000000" w:rsidR="00000000" w:rsidRPr="00000000">
        <w:rPr>
          <w:color w:val="212121"/>
          <w:rtl w:val="0"/>
        </w:rPr>
        <w:t xml:space="preserve">working with</w:t>
      </w:r>
      <w:commentRangeEnd w:id="67"/>
      <w:r w:rsidDel="00000000" w:rsidR="00000000" w:rsidRPr="00000000">
        <w:commentReference w:id="67"/>
      </w:r>
      <w:r w:rsidDel="00000000" w:rsidR="00000000" w:rsidRPr="00000000">
        <w:rPr>
          <w:color w:val="212121"/>
          <w:rtl w:val="0"/>
        </w:rPr>
        <w:t xml:space="preserve"> your organization to create a better society and build a happier, more engaged, and more productive workforce.</w:t>
      </w:r>
    </w:p>
    <w:p w:rsidR="00000000" w:rsidDel="00000000" w:rsidP="00000000" w:rsidRDefault="00000000" w:rsidRPr="00000000" w14:paraId="00000065">
      <w:pPr>
        <w:rPr>
          <w:color w:val="212121"/>
        </w:rPr>
      </w:pPr>
      <w:r w:rsidDel="00000000" w:rsidR="00000000" w:rsidRPr="00000000">
        <w:rPr>
          <w:rtl w:val="0"/>
        </w:rPr>
      </w:r>
    </w:p>
    <w:p w:rsidR="00000000" w:rsidDel="00000000" w:rsidP="00000000" w:rsidRDefault="00000000" w:rsidRPr="00000000" w14:paraId="00000066">
      <w:pPr>
        <w:rPr>
          <w:color w:val="212121"/>
        </w:rPr>
      </w:pPr>
      <w:r w:rsidDel="00000000" w:rsidR="00000000" w:rsidRPr="00000000">
        <w:rPr>
          <w:color w:val="212121"/>
          <w:rtl w:val="0"/>
        </w:rPr>
        <w:t xml:space="preserve">Thank you so much for reading my project proposal.</w:t>
      </w:r>
    </w:p>
    <w:p w:rsidR="00000000" w:rsidDel="00000000" w:rsidP="00000000" w:rsidRDefault="00000000" w:rsidRPr="00000000" w14:paraId="00000067">
      <w:pPr>
        <w:rPr>
          <w:color w:val="212121"/>
        </w:rPr>
      </w:pPr>
      <w:r w:rsidDel="00000000" w:rsidR="00000000" w:rsidRPr="00000000">
        <w:rPr>
          <w:color w:val="212121"/>
          <w:rtl w:val="0"/>
        </w:rPr>
        <w:t xml:space="preserve">-Matt</w:t>
      </w:r>
    </w:p>
    <w:p w:rsidR="00000000" w:rsidDel="00000000" w:rsidP="00000000" w:rsidRDefault="00000000" w:rsidRPr="00000000" w14:paraId="00000068">
      <w:pPr>
        <w:rPr>
          <w:color w:val="1155cc"/>
        </w:rPr>
      </w:pPr>
      <w:r w:rsidDel="00000000" w:rsidR="00000000" w:rsidRPr="00000000">
        <w:rPr>
          <w:rtl w:val="0"/>
        </w:rPr>
      </w:r>
    </w:p>
    <w:p w:rsidR="00000000" w:rsidDel="00000000" w:rsidP="00000000" w:rsidRDefault="00000000" w:rsidRPr="00000000" w14:paraId="00000069">
      <w:pPr>
        <w:pStyle w:val="Heading2"/>
        <w:rPr/>
      </w:pPr>
      <w:bookmarkStart w:colFirst="0" w:colLast="0" w:name="_haklo1h8iywa" w:id="7"/>
      <w:bookmarkEnd w:id="7"/>
      <w:r w:rsidDel="00000000" w:rsidR="00000000" w:rsidRPr="00000000">
        <w:rPr>
          <w:rtl w:val="0"/>
        </w:rPr>
        <w:t xml:space="preserve">—----------—----------—-</w:t>
      </w:r>
    </w:p>
    <w:p w:rsidR="00000000" w:rsidDel="00000000" w:rsidP="00000000" w:rsidRDefault="00000000" w:rsidRPr="00000000" w14:paraId="0000006A">
      <w:pPr>
        <w:pStyle w:val="Heading2"/>
        <w:rPr/>
      </w:pPr>
      <w:bookmarkStart w:colFirst="0" w:colLast="0" w:name="_o39zc5tpuch3" w:id="8"/>
      <w:bookmarkEnd w:id="8"/>
      <w:r w:rsidDel="00000000" w:rsidR="00000000" w:rsidRPr="00000000">
        <w:rPr>
          <w:rtl w:val="0"/>
        </w:rPr>
        <w:t xml:space="preserve">END OF PROPOSAL</w:t>
      </w:r>
    </w:p>
    <w:p w:rsidR="00000000" w:rsidDel="00000000" w:rsidP="00000000" w:rsidRDefault="00000000" w:rsidRPr="00000000" w14:paraId="0000006B">
      <w:pPr>
        <w:pStyle w:val="Heading2"/>
        <w:rPr/>
      </w:pPr>
      <w:bookmarkStart w:colFirst="0" w:colLast="0" w:name="_v0gv8shnwz4n" w:id="9"/>
      <w:bookmarkEnd w:id="9"/>
      <w:r w:rsidDel="00000000" w:rsidR="00000000" w:rsidRPr="00000000">
        <w:rPr>
          <w:rtl w:val="0"/>
        </w:rPr>
        <w:t xml:space="preserve">—----------—----------—-</w:t>
      </w:r>
    </w:p>
    <w:p w:rsidR="00000000" w:rsidDel="00000000" w:rsidP="00000000" w:rsidRDefault="00000000" w:rsidRPr="00000000" w14:paraId="0000006C">
      <w:pPr>
        <w:rPr>
          <w:color w:val="1155cc"/>
        </w:rPr>
      </w:pPr>
      <w:r w:rsidDel="00000000" w:rsidR="00000000" w:rsidRPr="00000000">
        <w:rPr>
          <w:rtl w:val="0"/>
        </w:rPr>
      </w:r>
    </w:p>
    <w:p w:rsidR="00000000" w:rsidDel="00000000" w:rsidP="00000000" w:rsidRDefault="00000000" w:rsidRPr="00000000" w14:paraId="0000006D">
      <w:pPr>
        <w:rPr>
          <w:color w:val="1155cc"/>
        </w:rPr>
      </w:pPr>
      <w:r w:rsidDel="00000000" w:rsidR="00000000" w:rsidRPr="00000000">
        <w:rPr>
          <w:rtl w:val="0"/>
        </w:rPr>
      </w:r>
    </w:p>
    <w:p w:rsidR="00000000" w:rsidDel="00000000" w:rsidP="00000000" w:rsidRDefault="00000000" w:rsidRPr="00000000" w14:paraId="0000006E">
      <w:pPr>
        <w:rPr>
          <w:color w:val="1155cc"/>
        </w:rPr>
      </w:pPr>
      <w:r w:rsidDel="00000000" w:rsidR="00000000" w:rsidRPr="00000000">
        <w:rPr>
          <w:color w:val="1155cc"/>
          <w:rtl w:val="0"/>
        </w:rPr>
        <w:t xml:space="preserve"># include in closing to nsf</w:t>
      </w:r>
    </w:p>
    <w:p w:rsidR="00000000" w:rsidDel="00000000" w:rsidP="00000000" w:rsidRDefault="00000000" w:rsidRPr="00000000" w14:paraId="0000006F">
      <w:pPr>
        <w:rPr>
          <w:b w:val="1"/>
          <w:bCs w:val="1"/>
          <w:color w:val="1155cc"/>
          <w:sz w:val="20"/>
          <w:szCs w:val="20"/>
        </w:rPr>
      </w:pPr>
      <w:r w:rsidDel="00000000" w:rsidR="00000000" w:rsidRPr="00000000">
        <w:rPr>
          <w:b w:val="1"/>
          <w:bCs w:val="1"/>
          <w:color w:val="1155cc"/>
          <w:sz w:val="20"/>
          <w:szCs w:val="20"/>
          <w:rtl w:val="0"/>
        </w:rPr>
        <w:t xml:space="preserve">Revolutionary ideas</w:t>
      </w:r>
      <w:r w:rsidDel="00000000" w:rsidR="00000000" w:rsidRPr="00000000">
        <w:rPr>
          <w:color w:val="1155cc"/>
          <w:sz w:val="20"/>
          <w:szCs w:val="20"/>
          <w:rtl w:val="0"/>
        </w:rPr>
        <w:t xml:space="preserve"> that are </w:t>
      </w:r>
      <w:r w:rsidDel="00000000" w:rsidR="00000000" w:rsidRPr="00000000">
        <w:rPr>
          <w:b w:val="1"/>
          <w:bCs w:val="1"/>
          <w:color w:val="1155cc"/>
          <w:sz w:val="20"/>
          <w:szCs w:val="20"/>
          <w:rtl w:val="0"/>
        </w:rPr>
        <w:t xml:space="preserve">transformational</w:t>
      </w:r>
    </w:p>
    <w:p w:rsidR="00000000" w:rsidDel="00000000" w:rsidP="00000000" w:rsidRDefault="00000000" w:rsidRPr="00000000" w14:paraId="00000070">
      <w:pPr>
        <w:rPr>
          <w:color w:val="1155cc"/>
          <w:sz w:val="20"/>
          <w:szCs w:val="20"/>
        </w:rPr>
      </w:pPr>
      <w:r w:rsidDel="00000000" w:rsidR="00000000" w:rsidRPr="00000000">
        <w:rPr>
          <w:color w:val="1155cc"/>
          <w:sz w:val="20"/>
          <w:szCs w:val="20"/>
          <w:rtl w:val="0"/>
        </w:rPr>
        <w:t xml:space="preserve">Revolutionary innovation</w:t>
      </w:r>
    </w:p>
    <w:p w:rsidR="00000000" w:rsidDel="00000000" w:rsidP="00000000" w:rsidRDefault="00000000" w:rsidRPr="00000000" w14:paraId="00000071">
      <w:pPr>
        <w:rPr>
          <w:color w:val="1155cc"/>
          <w:sz w:val="20"/>
          <w:szCs w:val="20"/>
        </w:rPr>
      </w:pPr>
      <w:r w:rsidDel="00000000" w:rsidR="00000000" w:rsidRPr="00000000">
        <w:rPr>
          <w:color w:val="1155cc"/>
          <w:sz w:val="20"/>
          <w:szCs w:val="20"/>
          <w:rtl w:val="0"/>
        </w:rPr>
        <w:t xml:space="preserve">Drastic improvement over what’s out there right now</w:t>
      </w:r>
    </w:p>
    <w:p w:rsidR="00000000" w:rsidDel="00000000" w:rsidP="00000000" w:rsidRDefault="00000000" w:rsidRPr="00000000" w14:paraId="00000072">
      <w:pPr>
        <w:rPr>
          <w:color w:val="1155cc"/>
          <w:sz w:val="20"/>
          <w:szCs w:val="20"/>
        </w:rPr>
      </w:pPr>
      <w:r w:rsidDel="00000000" w:rsidR="00000000" w:rsidRPr="00000000">
        <w:rPr>
          <w:color w:val="1155cc"/>
          <w:sz w:val="20"/>
          <w:szCs w:val="20"/>
          <w:rtl w:val="0"/>
        </w:rPr>
        <w:t xml:space="preserve">Transform marketplace</w:t>
      </w:r>
    </w:p>
    <w:p w:rsidR="00000000" w:rsidDel="00000000" w:rsidP="00000000" w:rsidRDefault="00000000" w:rsidRPr="00000000" w14:paraId="00000073">
      <w:pPr>
        <w:rPr>
          <w:b w:val="1"/>
          <w:bCs w:val="1"/>
          <w:color w:val="1155cc"/>
          <w:sz w:val="20"/>
          <w:szCs w:val="20"/>
        </w:rPr>
      </w:pPr>
      <w:r w:rsidDel="00000000" w:rsidR="00000000" w:rsidRPr="00000000">
        <w:rPr>
          <w:b w:val="1"/>
          <w:bCs w:val="1"/>
          <w:color w:val="1155cc"/>
          <w:sz w:val="20"/>
          <w:szCs w:val="20"/>
          <w:rtl w:val="0"/>
        </w:rPr>
        <w:t xml:space="preserve">Unproven</w:t>
      </w:r>
    </w:p>
    <w:p w:rsidR="00000000" w:rsidDel="00000000" w:rsidP="00000000" w:rsidRDefault="00000000" w:rsidRPr="00000000" w14:paraId="00000074">
      <w:pPr>
        <w:rPr>
          <w:color w:val="1155cc"/>
        </w:rPr>
      </w:pPr>
      <w:r w:rsidDel="00000000" w:rsidR="00000000" w:rsidRPr="00000000">
        <w:rPr>
          <w:rtl w:val="0"/>
        </w:rPr>
      </w:r>
    </w:p>
    <w:p w:rsidR="00000000" w:rsidDel="00000000" w:rsidP="00000000" w:rsidRDefault="00000000" w:rsidRPr="00000000" w14:paraId="00000075">
      <w:pPr>
        <w:rPr>
          <w:color w:val="1155cc"/>
        </w:rPr>
      </w:pPr>
      <w:r w:rsidDel="00000000" w:rsidR="00000000" w:rsidRPr="00000000">
        <w:rPr>
          <w:color w:val="1155cc"/>
          <w:rtl w:val="0"/>
        </w:rPr>
        <w:t xml:space="preserve">“</w:t>
      </w:r>
      <w:r w:rsidDel="00000000" w:rsidR="00000000" w:rsidRPr="00000000">
        <w:rPr>
          <w:color w:val="1155cc"/>
          <w:rtl w:val="0"/>
        </w:rPr>
        <w:t xml:space="preserve">His research interests include____.”</w:t>
      </w:r>
    </w:p>
    <w:p w:rsidR="00000000" w:rsidDel="00000000" w:rsidP="00000000" w:rsidRDefault="00000000" w:rsidRPr="00000000" w14:paraId="00000076">
      <w:pPr>
        <w:rPr>
          <w:color w:val="1155cc"/>
        </w:rPr>
      </w:pPr>
      <w:r w:rsidDel="00000000" w:rsidR="00000000" w:rsidRPr="00000000">
        <w:rPr>
          <w:rtl w:val="0"/>
        </w:rPr>
      </w:r>
    </w:p>
    <w:p w:rsidR="00000000" w:rsidDel="00000000" w:rsidP="00000000" w:rsidRDefault="00000000" w:rsidRPr="00000000" w14:paraId="00000077">
      <w:pPr>
        <w:rPr>
          <w:color w:val="1155cc"/>
        </w:rPr>
      </w:pPr>
      <w:r w:rsidDel="00000000" w:rsidR="00000000" w:rsidRPr="00000000">
        <w:rPr>
          <w:color w:val="1155cc"/>
          <w:rtl w:val="0"/>
        </w:rPr>
        <w:t xml:space="preserve">–</w:t>
      </w:r>
    </w:p>
    <w:p w:rsidR="00000000" w:rsidDel="00000000" w:rsidP="00000000" w:rsidRDefault="00000000" w:rsidRPr="00000000" w14:paraId="00000078">
      <w:pPr>
        <w:rPr>
          <w:color w:val="1155cc"/>
        </w:rPr>
      </w:pPr>
      <w:r w:rsidDel="00000000" w:rsidR="00000000" w:rsidRPr="00000000">
        <w:rPr>
          <w:rtl w:val="0"/>
        </w:rPr>
      </w:r>
    </w:p>
    <w:p w:rsidR="00000000" w:rsidDel="00000000" w:rsidP="00000000" w:rsidRDefault="00000000" w:rsidRPr="00000000" w14:paraId="00000079">
      <w:pPr>
        <w:rPr>
          <w:color w:val="1155cc"/>
        </w:rPr>
      </w:pPr>
      <w:r w:rsidDel="00000000" w:rsidR="00000000" w:rsidRPr="00000000">
        <w:rPr>
          <w:color w:val="1155cc"/>
          <w:rtl w:val="0"/>
        </w:rPr>
        <w:t xml:space="preserve">NOTES</w:t>
      </w:r>
    </w:p>
    <w:p w:rsidR="00000000" w:rsidDel="00000000" w:rsidP="00000000" w:rsidRDefault="00000000" w:rsidRPr="00000000" w14:paraId="0000007A">
      <w:pPr>
        <w:rPr>
          <w:color w:val="1155cc"/>
        </w:rPr>
      </w:pPr>
      <w:r w:rsidDel="00000000" w:rsidR="00000000" w:rsidRPr="00000000">
        <w:rPr>
          <w:rtl w:val="0"/>
        </w:rPr>
      </w:r>
    </w:p>
    <w:p w:rsidR="00000000" w:rsidDel="00000000" w:rsidP="00000000" w:rsidRDefault="00000000" w:rsidRPr="00000000" w14:paraId="0000007B">
      <w:pPr>
        <w:spacing w:after="240" w:before="240" w:lineRule="auto"/>
        <w:rPr>
          <w:color w:val="1155cc"/>
        </w:rPr>
      </w:pPr>
      <w:r w:rsidDel="00000000" w:rsidR="00000000" w:rsidRPr="00000000">
        <w:rPr>
          <w:color w:val="1155cc"/>
          <w:rtl w:val="0"/>
        </w:rPr>
        <w:t xml:space="preserve">while creating defined learning paths</w:t>
      </w:r>
    </w:p>
    <w:p w:rsidR="00000000" w:rsidDel="00000000" w:rsidP="00000000" w:rsidRDefault="00000000" w:rsidRPr="00000000" w14:paraId="0000007C">
      <w:pPr>
        <w:rPr>
          <w:color w:val="1155cc"/>
        </w:rPr>
      </w:pPr>
      <w:r w:rsidDel="00000000" w:rsidR="00000000" w:rsidRPr="00000000">
        <w:rPr>
          <w:color w:val="1155cc"/>
          <w:rtl w:val="0"/>
        </w:rPr>
        <w:t xml:space="preserve">Definition</w:t>
      </w:r>
    </w:p>
    <w:p w:rsidR="00000000" w:rsidDel="00000000" w:rsidP="00000000" w:rsidRDefault="00000000" w:rsidRPr="00000000" w14:paraId="0000007D">
      <w:pPr>
        <w:rPr>
          <w:color w:val="1155cc"/>
        </w:rPr>
      </w:pPr>
      <w:r w:rsidDel="00000000" w:rsidR="00000000" w:rsidRPr="00000000">
        <w:rPr>
          <w:rFonts w:ascii="Times New Roman" w:cs="Times New Roman" w:eastAsia="Times New Roman" w:hAnsi="Times New Roman"/>
          <w:color w:val="1155cc"/>
          <w:sz w:val="24"/>
          <w:szCs w:val="24"/>
          <w:highlight w:val="white"/>
          <w:rtl w:val="0"/>
        </w:rPr>
        <w:t xml:space="preserve">Shuck and Vollard (2010) [</w:t>
      </w:r>
      <w:hyperlink r:id="rId11">
        <w:r w:rsidDel="00000000" w:rsidR="00000000" w:rsidRPr="00000000">
          <w:rPr>
            <w:rFonts w:ascii="Times New Roman" w:cs="Times New Roman" w:eastAsia="Times New Roman" w:hAnsi="Times New Roman"/>
            <w:color w:val="1155cc"/>
            <w:sz w:val="24"/>
            <w:szCs w:val="24"/>
            <w:rtl w:val="0"/>
          </w:rPr>
          <w:t xml:space="preserve">10</w:t>
        </w:r>
      </w:hyperlink>
      <w:r w:rsidDel="00000000" w:rsidR="00000000" w:rsidRPr="00000000">
        <w:rPr>
          <w:rFonts w:ascii="Times New Roman" w:cs="Times New Roman" w:eastAsia="Times New Roman" w:hAnsi="Times New Roman"/>
          <w:color w:val="1155cc"/>
          <w:sz w:val="24"/>
          <w:szCs w:val="24"/>
          <w:highlight w:val="white"/>
          <w:rtl w:val="0"/>
        </w:rPr>
        <w:t xml:space="preserve">] have defined employee engagement as “the emotional, cognitive and behavioral state of the employee, with an emphasis on the desired organizational outcome”. Employee engagement is defined as a characteristic of the relationship between an organization and its employees. In other words, employee engagement means the intellectual and emotional involvement of employees within the organization</w:t>
      </w:r>
      <w:r w:rsidDel="00000000" w:rsidR="00000000" w:rsidRPr="00000000">
        <w:rPr>
          <w:rtl w:val="0"/>
        </w:rPr>
      </w:r>
    </w:p>
    <w:p w:rsidR="00000000" w:rsidDel="00000000" w:rsidP="00000000" w:rsidRDefault="00000000" w:rsidRPr="00000000" w14:paraId="0000007E">
      <w:pPr>
        <w:rPr>
          <w:color w:val="1155cc"/>
        </w:rPr>
      </w:pPr>
      <w:hyperlink r:id="rId12">
        <w:r w:rsidDel="00000000" w:rsidR="00000000" w:rsidRPr="00000000">
          <w:rPr>
            <w:color w:val="1155cc"/>
            <w:u w:val="single"/>
            <w:rtl w:val="0"/>
          </w:rPr>
          <w:t xml:space="preserve">https://content.iospress.com/articles/human-systems-management/hsm201052</w:t>
        </w:r>
      </w:hyperlink>
      <w:r w:rsidDel="00000000" w:rsidR="00000000" w:rsidRPr="00000000">
        <w:rPr>
          <w:rtl w:val="0"/>
        </w:rPr>
      </w:r>
    </w:p>
    <w:p w:rsidR="00000000" w:rsidDel="00000000" w:rsidP="00000000" w:rsidRDefault="00000000" w:rsidRPr="00000000" w14:paraId="0000007F">
      <w:pPr>
        <w:rPr>
          <w:color w:val="1155cc"/>
        </w:rPr>
      </w:pPr>
      <w:r w:rsidDel="00000000" w:rsidR="00000000" w:rsidRPr="00000000">
        <w:rPr>
          <w:rtl w:val="0"/>
        </w:rPr>
      </w:r>
    </w:p>
    <w:p w:rsidR="00000000" w:rsidDel="00000000" w:rsidP="00000000" w:rsidRDefault="00000000" w:rsidRPr="00000000" w14:paraId="00000080">
      <w:pPr>
        <w:rPr>
          <w:color w:val="1155cc"/>
        </w:rPr>
      </w:pPr>
      <w:r w:rsidDel="00000000" w:rsidR="00000000" w:rsidRPr="00000000">
        <w:rPr>
          <w:rtl w:val="0"/>
        </w:rPr>
      </w:r>
    </w:p>
    <w:p w:rsidR="00000000" w:rsidDel="00000000" w:rsidP="00000000" w:rsidRDefault="00000000" w:rsidRPr="00000000" w14:paraId="00000081">
      <w:pPr>
        <w:rPr>
          <w:color w:val="1155cc"/>
        </w:rPr>
      </w:pPr>
      <w:r w:rsidDel="00000000" w:rsidR="00000000" w:rsidRPr="00000000">
        <w:rPr>
          <w:rFonts w:ascii="Times New Roman" w:cs="Times New Roman" w:eastAsia="Times New Roman" w:hAnsi="Times New Roman"/>
          <w:color w:val="1155cc"/>
          <w:sz w:val="24"/>
          <w:szCs w:val="24"/>
          <w:highlight w:val="white"/>
          <w:rtl w:val="0"/>
        </w:rPr>
        <w:t xml:space="preserve">The results showed that employee engagement has a significant and positive impact on organizational performance. Further, it was found that knowledge sharing has a significant and positive impact on organizational performance. </w:t>
      </w:r>
      <w:r w:rsidDel="00000000" w:rsidR="00000000" w:rsidRPr="00000000">
        <w:rPr>
          <w:rtl w:val="0"/>
        </w:rPr>
      </w:r>
    </w:p>
    <w:p w:rsidR="00000000" w:rsidDel="00000000" w:rsidP="00000000" w:rsidRDefault="00000000" w:rsidRPr="00000000" w14:paraId="00000082">
      <w:pPr>
        <w:rPr>
          <w:color w:val="1155cc"/>
        </w:rPr>
      </w:pPr>
      <w:r w:rsidDel="00000000" w:rsidR="00000000" w:rsidRPr="00000000">
        <w:rPr>
          <w:rtl w:val="0"/>
        </w:rPr>
      </w:r>
    </w:p>
    <w:p w:rsidR="00000000" w:rsidDel="00000000" w:rsidP="00000000" w:rsidRDefault="00000000" w:rsidRPr="00000000" w14:paraId="00000083">
      <w:pPr>
        <w:rPr>
          <w:color w:val="1155cc"/>
        </w:rPr>
      </w:pPr>
      <w:r w:rsidDel="00000000" w:rsidR="00000000" w:rsidRPr="00000000">
        <w:rPr>
          <w:color w:val="1155cc"/>
          <w:rtl w:val="0"/>
        </w:rPr>
        <w:t xml:space="preserve">Maybe some people would prefer to do non development related tasks such as office work and party planning. These tasks will be rewarded with crypto tokens. Also thinking maybe people would just want to sell their tokens for $ to people who want to do the dev tasks</w:t>
      </w:r>
    </w:p>
    <w:p w:rsidR="00000000" w:rsidDel="00000000" w:rsidP="00000000" w:rsidRDefault="00000000" w:rsidRPr="00000000" w14:paraId="00000084">
      <w:pPr>
        <w:rPr>
          <w:color w:val="1155cc"/>
        </w:rPr>
      </w:pPr>
      <w:r w:rsidDel="00000000" w:rsidR="00000000" w:rsidRPr="00000000">
        <w:rPr>
          <w:rtl w:val="0"/>
        </w:rPr>
      </w:r>
    </w:p>
    <w:p w:rsidR="00000000" w:rsidDel="00000000" w:rsidP="00000000" w:rsidRDefault="00000000" w:rsidRPr="00000000" w14:paraId="00000085">
      <w:pPr>
        <w:rPr>
          <w:color w:val="1155cc"/>
        </w:rPr>
      </w:pPr>
      <w:r w:rsidDel="00000000" w:rsidR="00000000" w:rsidRPr="00000000">
        <w:rPr>
          <w:color w:val="1155cc"/>
          <w:rtl w:val="0"/>
        </w:rPr>
        <w:t xml:space="preserve">WFH maybe better for neurodiverse </w:t>
      </w:r>
    </w:p>
    <w:p w:rsidR="00000000" w:rsidDel="00000000" w:rsidP="00000000" w:rsidRDefault="00000000" w:rsidRPr="00000000" w14:paraId="00000086">
      <w:pPr>
        <w:rPr>
          <w:color w:val="1155cc"/>
        </w:rPr>
      </w:pPr>
      <w:hyperlink r:id="rId13">
        <w:r w:rsidDel="00000000" w:rsidR="00000000" w:rsidRPr="00000000">
          <w:rPr>
            <w:color w:val="1155cc"/>
            <w:u w:val="single"/>
            <w:rtl w:val="0"/>
          </w:rPr>
          <w:t xml:space="preserve">https://www.linkedin.com/news/story/wfh-a-boon-for-the-neurodiverse-5809554/</w:t>
        </w:r>
      </w:hyperlink>
      <w:r w:rsidDel="00000000" w:rsidR="00000000" w:rsidRPr="00000000">
        <w:rPr>
          <w:color w:val="1155cc"/>
          <w:rtl w:val="0"/>
        </w:rPr>
        <w:t xml:space="preserve"> </w:t>
      </w:r>
    </w:p>
    <w:p w:rsidR="00000000" w:rsidDel="00000000" w:rsidP="00000000" w:rsidRDefault="00000000" w:rsidRPr="00000000" w14:paraId="00000087">
      <w:pPr>
        <w:rPr>
          <w:color w:val="1155cc"/>
        </w:rPr>
      </w:pPr>
      <w:r w:rsidDel="00000000" w:rsidR="00000000" w:rsidRPr="00000000">
        <w:rPr>
          <w:rtl w:val="0"/>
        </w:rPr>
      </w:r>
    </w:p>
    <w:p w:rsidR="00000000" w:rsidDel="00000000" w:rsidP="00000000" w:rsidRDefault="00000000" w:rsidRPr="00000000" w14:paraId="00000088">
      <w:pPr>
        <w:rPr>
          <w:b w:val="1"/>
          <w:bCs w:val="1"/>
          <w:color w:val="1155cc"/>
        </w:rPr>
      </w:pPr>
      <w:hyperlink r:id="rId14">
        <w:r w:rsidDel="00000000" w:rsidR="00000000" w:rsidRPr="00000000">
          <w:rPr>
            <w:b w:val="1"/>
            <w:bCs w:val="1"/>
            <w:color w:val="1155cc"/>
            <w:u w:val="single"/>
            <w:rtl w:val="0"/>
          </w:rPr>
          <w:t xml:space="preserve">https://hired.com/page/state-of-salaries/tech-talent-education-trends</w:t>
        </w:r>
      </w:hyperlink>
      <w:r w:rsidDel="00000000" w:rsidR="00000000" w:rsidRPr="00000000">
        <w:rPr>
          <w:rtl w:val="0"/>
        </w:rPr>
      </w:r>
    </w:p>
    <w:p w:rsidR="00000000" w:rsidDel="00000000" w:rsidP="00000000" w:rsidRDefault="00000000" w:rsidRPr="00000000" w14:paraId="00000089">
      <w:pPr>
        <w:rPr>
          <w:b w:val="1"/>
          <w:bCs w:val="1"/>
          <w:color w:val="1155cc"/>
        </w:rPr>
      </w:pPr>
      <w:r w:rsidDel="00000000" w:rsidR="00000000" w:rsidRPr="00000000">
        <w:rPr>
          <w:b w:val="1"/>
          <w:bCs w:val="1"/>
          <w:color w:val="1155cc"/>
          <w:rtl w:val="0"/>
        </w:rPr>
        <w:t xml:space="preserve">What are the top three global issues that tech workers are interested in solving?</w:t>
      </w:r>
    </w:p>
    <w:p w:rsidR="00000000" w:rsidDel="00000000" w:rsidP="00000000" w:rsidRDefault="00000000" w:rsidRPr="00000000" w14:paraId="0000008A">
      <w:pPr>
        <w:rPr>
          <w:b w:val="1"/>
          <w:bCs w:val="1"/>
          <w:color w:val="1155cc"/>
        </w:rPr>
      </w:pPr>
      <w:r w:rsidDel="00000000" w:rsidR="00000000" w:rsidRPr="00000000">
        <w:rPr>
          <w:b w:val="1"/>
          <w:bCs w:val="1"/>
          <w:color w:val="1155cc"/>
          <w:rtl w:val="0"/>
        </w:rPr>
        <w:t xml:space="preserve">#1 Economic opportunity/unemployment</w:t>
      </w:r>
    </w:p>
    <w:p w:rsidR="00000000" w:rsidDel="00000000" w:rsidP="00000000" w:rsidRDefault="00000000" w:rsidRPr="00000000" w14:paraId="0000008B">
      <w:pPr>
        <w:rPr>
          <w:b w:val="1"/>
          <w:bCs w:val="1"/>
          <w:color w:val="1155cc"/>
        </w:rPr>
      </w:pPr>
      <w:r w:rsidDel="00000000" w:rsidR="00000000" w:rsidRPr="00000000">
        <w:rPr>
          <w:rtl w:val="0"/>
        </w:rPr>
      </w:r>
    </w:p>
    <w:p w:rsidR="00000000" w:rsidDel="00000000" w:rsidP="00000000" w:rsidRDefault="00000000" w:rsidRPr="00000000" w14:paraId="0000008C">
      <w:pPr>
        <w:rPr>
          <w:color w:val="1155cc"/>
        </w:rPr>
      </w:pPr>
      <w:r w:rsidDel="00000000" w:rsidR="00000000" w:rsidRPr="00000000">
        <w:rPr>
          <w:color w:val="1155cc"/>
          <w:rtl w:val="0"/>
        </w:rPr>
        <w:t xml:space="preserve">Job experience is more valuable than schooling </w:t>
      </w:r>
    </w:p>
    <w:p w:rsidR="00000000" w:rsidDel="00000000" w:rsidP="00000000" w:rsidRDefault="00000000" w:rsidRPr="00000000" w14:paraId="0000008D">
      <w:pPr>
        <w:rPr>
          <w:color w:val="1155cc"/>
        </w:rPr>
      </w:pPr>
      <w:r w:rsidDel="00000000" w:rsidR="00000000" w:rsidRPr="00000000">
        <w:rPr>
          <w:rtl w:val="0"/>
        </w:rPr>
      </w:r>
    </w:p>
    <w:p w:rsidR="00000000" w:rsidDel="00000000" w:rsidP="00000000" w:rsidRDefault="00000000" w:rsidRPr="00000000" w14:paraId="0000008E">
      <w:pPr>
        <w:pStyle w:val="Heading2"/>
        <w:rPr>
          <w:color w:val="1155cc"/>
        </w:rPr>
      </w:pPr>
      <w:bookmarkStart w:colFirst="0" w:colLast="0" w:name="_l1v6pfexs85f" w:id="10"/>
      <w:bookmarkEnd w:id="10"/>
      <w:r w:rsidDel="00000000" w:rsidR="00000000" w:rsidRPr="00000000">
        <w:rPr>
          <w:color w:val="1155cc"/>
          <w:rtl w:val="0"/>
        </w:rPr>
        <w:t xml:space="preserve">RACE</w:t>
      </w:r>
      <w:r w:rsidDel="00000000" w:rsidR="00000000" w:rsidRPr="00000000">
        <w:rPr>
          <w:rtl w:val="0"/>
        </w:rPr>
      </w:r>
    </w:p>
    <w:p w:rsidR="00000000" w:rsidDel="00000000" w:rsidP="00000000" w:rsidRDefault="00000000" w:rsidRPr="00000000" w14:paraId="0000008F">
      <w:pPr>
        <w:rPr>
          <w:color w:val="1155cc"/>
        </w:rPr>
      </w:pPr>
      <w:hyperlink r:id="rId15">
        <w:r w:rsidDel="00000000" w:rsidR="00000000" w:rsidRPr="00000000">
          <w:rPr>
            <w:color w:val="1155cc"/>
            <w:u w:val="single"/>
            <w:rtl w:val="0"/>
          </w:rPr>
          <w:t xml:space="preserve">https://hired.com/page/state-of-salaries/average-tech-salary-by-race</w:t>
        </w:r>
      </w:hyperlink>
      <w:r w:rsidDel="00000000" w:rsidR="00000000" w:rsidRPr="00000000">
        <w:rPr>
          <w:rtl w:val="0"/>
        </w:rPr>
      </w:r>
    </w:p>
    <w:p w:rsidR="00000000" w:rsidDel="00000000" w:rsidP="00000000" w:rsidRDefault="00000000" w:rsidRPr="00000000" w14:paraId="00000090">
      <w:pPr>
        <w:rPr>
          <w:color w:val="1155cc"/>
        </w:rPr>
      </w:pPr>
      <w:r w:rsidDel="00000000" w:rsidR="00000000" w:rsidRPr="00000000">
        <w:rPr>
          <w:color w:val="1155cc"/>
          <w:rtl w:val="0"/>
        </w:rPr>
        <w:t xml:space="preserve">Unfortunately, we’re disheartened to report that black tech workers are still paid the least, earning $13K less than Asian tech workers. Since last year’s report, average salary offers have increased for Asian workers but have decreased across all other races. Additionally, the wage gap between black tech workers and their white colleagues has widened by $5K.</w:t>
      </w:r>
    </w:p>
    <w:p w:rsidR="00000000" w:rsidDel="00000000" w:rsidP="00000000" w:rsidRDefault="00000000" w:rsidRPr="00000000" w14:paraId="00000091">
      <w:pPr>
        <w:rPr>
          <w:color w:val="1155cc"/>
        </w:rPr>
      </w:pPr>
      <w:r w:rsidDel="00000000" w:rsidR="00000000" w:rsidRPr="00000000">
        <w:rPr>
          <w:color w:val="1155cc"/>
          <w:rtl w:val="0"/>
        </w:rPr>
        <w:t xml:space="preserve">2018-&gt;2019</w:t>
      </w:r>
    </w:p>
    <w:p w:rsidR="00000000" w:rsidDel="00000000" w:rsidP="00000000" w:rsidRDefault="00000000" w:rsidRPr="00000000" w14:paraId="00000092">
      <w:pPr>
        <w:rPr>
          <w:color w:val="1155cc"/>
        </w:rPr>
      </w:pPr>
      <w:r w:rsidDel="00000000" w:rsidR="00000000" w:rsidRPr="00000000">
        <w:rPr>
          <w:color w:val="1155cc"/>
          <w:rtl w:val="0"/>
        </w:rPr>
        <w:t xml:space="preserve">White workers offer average: 136k</w:t>
      </w:r>
    </w:p>
    <w:p w:rsidR="00000000" w:rsidDel="00000000" w:rsidP="00000000" w:rsidRDefault="00000000" w:rsidRPr="00000000" w14:paraId="00000093">
      <w:pPr>
        <w:rPr>
          <w:color w:val="1155cc"/>
        </w:rPr>
      </w:pPr>
      <w:r w:rsidDel="00000000" w:rsidR="00000000" w:rsidRPr="00000000">
        <w:rPr>
          <w:color w:val="1155cc"/>
          <w:rtl w:val="0"/>
        </w:rPr>
        <w:t xml:space="preserve">Asian: 133k</w:t>
      </w:r>
    </w:p>
    <w:p w:rsidR="00000000" w:rsidDel="00000000" w:rsidP="00000000" w:rsidRDefault="00000000" w:rsidRPr="00000000" w14:paraId="00000094">
      <w:pPr>
        <w:rPr>
          <w:color w:val="1155cc"/>
        </w:rPr>
      </w:pPr>
      <w:r w:rsidDel="00000000" w:rsidR="00000000" w:rsidRPr="00000000">
        <w:rPr>
          <w:color w:val="1155cc"/>
          <w:rtl w:val="0"/>
        </w:rPr>
        <w:t xml:space="preserve">Hispanic 131k</w:t>
      </w:r>
    </w:p>
    <w:p w:rsidR="00000000" w:rsidDel="00000000" w:rsidP="00000000" w:rsidRDefault="00000000" w:rsidRPr="00000000" w14:paraId="00000095">
      <w:pPr>
        <w:rPr>
          <w:color w:val="1155cc"/>
        </w:rPr>
      </w:pPr>
      <w:r w:rsidDel="00000000" w:rsidR="00000000" w:rsidRPr="00000000">
        <w:rPr>
          <w:color w:val="1155cc"/>
          <w:rtl w:val="0"/>
        </w:rPr>
        <w:t xml:space="preserve">Black worders offer average: 130k - 4.5% less than white workers, </w:t>
      </w:r>
    </w:p>
    <w:p w:rsidR="00000000" w:rsidDel="00000000" w:rsidP="00000000" w:rsidRDefault="00000000" w:rsidRPr="00000000" w14:paraId="00000096">
      <w:pPr>
        <w:rPr>
          <w:color w:val="1155cc"/>
        </w:rPr>
      </w:pPr>
      <w:r w:rsidDel="00000000" w:rsidR="00000000" w:rsidRPr="00000000">
        <w:rPr>
          <w:color w:val="1155cc"/>
          <w:rtl w:val="0"/>
        </w:rPr>
        <w:t xml:space="preserve">https://www.computerweekly.com/news/252465534/US-tech-industrys-racial-wage-gap-is-widening-report-finds</w:t>
      </w:r>
    </w:p>
    <w:p w:rsidR="00000000" w:rsidDel="00000000" w:rsidP="00000000" w:rsidRDefault="00000000" w:rsidRPr="00000000" w14:paraId="00000097">
      <w:pPr>
        <w:rPr>
          <w:color w:val="1155cc"/>
        </w:rPr>
      </w:pPr>
      <w:r w:rsidDel="00000000" w:rsidR="00000000" w:rsidRPr="00000000">
        <w:rPr>
          <w:color w:val="1155cc"/>
          <w:rtl w:val="0"/>
        </w:rPr>
        <w:t xml:space="preserve">In December 2018, for example, the Resolution Foundation found that black, Asian and ethnic minority employees in the UK are losing out on £3.2bn a year in wages compared to white colleagues doing the same work.</w:t>
      </w:r>
    </w:p>
    <w:p w:rsidR="00000000" w:rsidDel="00000000" w:rsidP="00000000" w:rsidRDefault="00000000" w:rsidRPr="00000000" w14:paraId="00000098">
      <w:pPr>
        <w:rPr>
          <w:color w:val="1155cc"/>
        </w:rPr>
      </w:pPr>
      <w:r w:rsidDel="00000000" w:rsidR="00000000" w:rsidRPr="00000000">
        <w:rPr>
          <w:rtl w:val="0"/>
        </w:rPr>
      </w:r>
    </w:p>
    <w:p w:rsidR="00000000" w:rsidDel="00000000" w:rsidP="00000000" w:rsidRDefault="00000000" w:rsidRPr="00000000" w14:paraId="00000099">
      <w:pPr>
        <w:rPr>
          <w:color w:val="1155cc"/>
        </w:rPr>
      </w:pPr>
      <w:hyperlink r:id="rId16">
        <w:r w:rsidDel="00000000" w:rsidR="00000000" w:rsidRPr="00000000">
          <w:rPr>
            <w:color w:val="1155cc"/>
            <w:u w:val="single"/>
            <w:rtl w:val="0"/>
          </w:rPr>
          <w:t xml:space="preserve">https://www.payscale.com/research-and-insights/racial-wage-gap-in-tech/</w:t>
        </w:r>
      </w:hyperlink>
      <w:r w:rsidDel="00000000" w:rsidR="00000000" w:rsidRPr="00000000">
        <w:rPr>
          <w:color w:val="1155cc"/>
          <w:rtl w:val="0"/>
        </w:rPr>
        <w:t xml:space="preserve"> </w:t>
      </w:r>
    </w:p>
    <w:p w:rsidR="00000000" w:rsidDel="00000000" w:rsidP="00000000" w:rsidRDefault="00000000" w:rsidRPr="00000000" w14:paraId="0000009A">
      <w:pPr>
        <w:rPr>
          <w:color w:val="1155cc"/>
        </w:rPr>
      </w:pPr>
      <w:r w:rsidDel="00000000" w:rsidR="00000000" w:rsidRPr="00000000">
        <w:rPr>
          <w:color w:val="1155cc"/>
          <w:rtl w:val="0"/>
        </w:rPr>
        <w:t xml:space="preserve">Asians represent 20.8 percent of all computer and mathematical occupations even though they represent only 6.2 percent of the labor market.</w:t>
      </w:r>
    </w:p>
    <w:p w:rsidR="00000000" w:rsidDel="00000000" w:rsidP="00000000" w:rsidRDefault="00000000" w:rsidRPr="00000000" w14:paraId="0000009B">
      <w:pPr>
        <w:rPr>
          <w:color w:val="1155cc"/>
        </w:rPr>
      </w:pPr>
      <w:r w:rsidDel="00000000" w:rsidR="00000000" w:rsidRPr="00000000">
        <w:rPr>
          <w:rtl w:val="0"/>
        </w:rPr>
      </w:r>
    </w:p>
    <w:p w:rsidR="00000000" w:rsidDel="00000000" w:rsidP="00000000" w:rsidRDefault="00000000" w:rsidRPr="00000000" w14:paraId="0000009C">
      <w:pPr>
        <w:shd w:fill="ffffff" w:val="clear"/>
        <w:spacing w:after="540" w:lineRule="auto"/>
        <w:rPr>
          <w:color w:val="1155cc"/>
        </w:rPr>
      </w:pPr>
      <w:r w:rsidDel="00000000" w:rsidR="00000000" w:rsidRPr="00000000">
        <w:rPr>
          <w:color w:val="1155cc"/>
          <w:rtl w:val="0"/>
        </w:rPr>
        <w:t xml:space="preserve">2018 - </w:t>
      </w:r>
      <w:r w:rsidDel="00000000" w:rsidR="00000000" w:rsidRPr="00000000">
        <w:rPr>
          <w:color w:val="1155cc"/>
          <w:rtl w:val="0"/>
        </w:rPr>
        <w:t xml:space="preserve">Given the importance of tech in shaping our lives and in driving the global economy, intentional changes that promote pay equity would go a long way to making the world a fairer place. The first step tech companies could take is to evaluate their current pay structure and promotion practices and</w:t>
      </w:r>
      <w:hyperlink r:id="rId17">
        <w:r w:rsidDel="00000000" w:rsidR="00000000" w:rsidRPr="00000000">
          <w:rPr>
            <w:color w:val="1155cc"/>
            <w:u w:val="single"/>
            <w:rtl w:val="0"/>
          </w:rPr>
          <w:t xml:space="preserve"> assess where there might be gaps</w:t>
        </w:r>
      </w:hyperlink>
      <w:r w:rsidDel="00000000" w:rsidR="00000000" w:rsidRPr="00000000">
        <w:rPr>
          <w:color w:val="1155cc"/>
          <w:rtl w:val="0"/>
        </w:rPr>
        <w:t xml:space="preserve">. Companies should also communicate transparently with employees the</w:t>
      </w:r>
      <w:hyperlink r:id="rId18">
        <w:r w:rsidDel="00000000" w:rsidR="00000000" w:rsidRPr="00000000">
          <w:rPr>
            <w:color w:val="1155cc"/>
            <w:u w:val="single"/>
            <w:rtl w:val="0"/>
          </w:rPr>
          <w:t xml:space="preserve"> criteria for raises and promotions</w:t>
        </w:r>
      </w:hyperlink>
      <w:r w:rsidDel="00000000" w:rsidR="00000000" w:rsidRPr="00000000">
        <w:rPr>
          <w:color w:val="1155cc"/>
          <w:rtl w:val="0"/>
        </w:rPr>
        <w:t xml:space="preserve">. In an effort to be even more transparent, companies</w:t>
      </w:r>
      <w:hyperlink r:id="rId19">
        <w:r w:rsidDel="00000000" w:rsidR="00000000" w:rsidRPr="00000000">
          <w:rPr>
            <w:color w:val="1155cc"/>
            <w:u w:val="single"/>
            <w:rtl w:val="0"/>
          </w:rPr>
          <w:t xml:space="preserve"> could choose to share salary ranges for jobs</w:t>
        </w:r>
      </w:hyperlink>
      <w:r w:rsidDel="00000000" w:rsidR="00000000" w:rsidRPr="00000000">
        <w:rPr>
          <w:color w:val="1155cc"/>
          <w:rtl w:val="0"/>
        </w:rPr>
        <w:t xml:space="preserve">. Transparent conversations about pay not only lead to more equitable outcomes – they also improve</w:t>
      </w:r>
      <w:hyperlink r:id="rId20">
        <w:r w:rsidDel="00000000" w:rsidR="00000000" w:rsidRPr="00000000">
          <w:rPr>
            <w:color w:val="1155cc"/>
            <w:u w:val="single"/>
            <w:rtl w:val="0"/>
          </w:rPr>
          <w:t xml:space="preserve"> employee engagement</w:t>
        </w:r>
      </w:hyperlink>
      <w:r w:rsidDel="00000000" w:rsidR="00000000" w:rsidRPr="00000000">
        <w:rPr>
          <w:color w:val="1155cc"/>
          <w:rtl w:val="0"/>
        </w:rPr>
        <w:t xml:space="preserve">.</w:t>
      </w:r>
    </w:p>
    <w:p w:rsidR="00000000" w:rsidDel="00000000" w:rsidP="00000000" w:rsidRDefault="00000000" w:rsidRPr="00000000" w14:paraId="0000009D">
      <w:pPr>
        <w:rPr>
          <w:color w:val="1155cc"/>
        </w:rPr>
      </w:pPr>
      <w:hyperlink r:id="rId21">
        <w:r w:rsidDel="00000000" w:rsidR="00000000" w:rsidRPr="00000000">
          <w:rPr>
            <w:color w:val="1155cc"/>
            <w:u w:val="single"/>
            <w:rtl w:val="0"/>
          </w:rPr>
          <w:t xml:space="preserve">https://www.weforum.org/agenda/2021/04/gender-race-tech-industry/</w:t>
        </w:r>
      </w:hyperlink>
      <w:r w:rsidDel="00000000" w:rsidR="00000000" w:rsidRPr="00000000">
        <w:rPr>
          <w:color w:val="1155cc"/>
          <w:rtl w:val="0"/>
        </w:rPr>
        <w:t xml:space="preserve">  -&gt; </w:t>
      </w:r>
      <w:hyperlink r:id="rId22">
        <w:r w:rsidDel="00000000" w:rsidR="00000000" w:rsidRPr="00000000">
          <w:rPr>
            <w:color w:val="1155cc"/>
            <w:u w:val="single"/>
            <w:rtl w:val="0"/>
          </w:rPr>
          <w:t xml:space="preserve">https://www.dice.com/recruiting/ebooks/equality-in-tech-report/welcome/</w:t>
        </w:r>
      </w:hyperlink>
      <w:r w:rsidDel="00000000" w:rsidR="00000000" w:rsidRPr="00000000">
        <w:rPr>
          <w:color w:val="1155cc"/>
          <w:rtl w:val="0"/>
        </w:rPr>
        <w:t xml:space="preserve"> </w:t>
      </w:r>
    </w:p>
    <w:p w:rsidR="00000000" w:rsidDel="00000000" w:rsidP="00000000" w:rsidRDefault="00000000" w:rsidRPr="00000000" w14:paraId="0000009E">
      <w:pPr>
        <w:rPr>
          <w:b w:val="1"/>
          <w:bCs w:val="1"/>
          <w:color w:val="1155cc"/>
        </w:rPr>
      </w:pPr>
      <w:r w:rsidDel="00000000" w:rsidR="00000000" w:rsidRPr="00000000">
        <w:rPr>
          <w:color w:val="1155cc"/>
          <w:rtl w:val="0"/>
        </w:rPr>
        <w:t xml:space="preserve">Dice also asked about experiencing racial discrimination in the tech sector and found Black respondents were most likely to have seen it than all other groups, at </w:t>
      </w:r>
      <w:r w:rsidDel="00000000" w:rsidR="00000000" w:rsidRPr="00000000">
        <w:rPr>
          <w:b w:val="1"/>
          <w:bCs w:val="1"/>
          <w:color w:val="1155cc"/>
          <w:rtl w:val="0"/>
        </w:rPr>
        <w:t xml:space="preserve">48%.</w:t>
      </w:r>
    </w:p>
    <w:p w:rsidR="00000000" w:rsidDel="00000000" w:rsidP="00000000" w:rsidRDefault="00000000" w:rsidRPr="00000000" w14:paraId="0000009F">
      <w:pPr>
        <w:rPr>
          <w:color w:val="1155cc"/>
        </w:rPr>
      </w:pPr>
      <w:r w:rsidDel="00000000" w:rsidR="00000000" w:rsidRPr="00000000">
        <w:rPr>
          <w:color w:val="1155cc"/>
          <w:rtl w:val="0"/>
        </w:rPr>
        <w:t xml:space="preserve">Satisfaction, burnout, and racial discrimination stats shown too</w:t>
      </w:r>
    </w:p>
    <w:p w:rsidR="00000000" w:rsidDel="00000000" w:rsidP="00000000" w:rsidRDefault="00000000" w:rsidRPr="00000000" w14:paraId="000000A0">
      <w:pPr>
        <w:rPr>
          <w:color w:val="1155cc"/>
        </w:rPr>
      </w:pPr>
      <w:r w:rsidDel="00000000" w:rsidR="00000000" w:rsidRPr="00000000">
        <w:rPr>
          <w:color w:val="1155cc"/>
          <w:rtl w:val="0"/>
        </w:rPr>
        <w:t xml:space="preserve">Salary negotiation as well</w:t>
      </w:r>
    </w:p>
    <w:p w:rsidR="00000000" w:rsidDel="00000000" w:rsidP="00000000" w:rsidRDefault="00000000" w:rsidRPr="00000000" w14:paraId="000000A1">
      <w:pPr>
        <w:rPr>
          <w:color w:val="1155cc"/>
        </w:rPr>
      </w:pPr>
      <w:r w:rsidDel="00000000" w:rsidR="00000000" w:rsidRPr="00000000">
        <w:rPr>
          <w:color w:val="1155cc"/>
          <w:rtl w:val="0"/>
        </w:rPr>
        <w:t xml:space="preserve">All of these things should  be impacted by expanse’s model, salary negotiation does not need to exist, employees are in charge of their own income ( ideally )</w:t>
      </w:r>
    </w:p>
    <w:p w:rsidR="00000000" w:rsidDel="00000000" w:rsidP="00000000" w:rsidRDefault="00000000" w:rsidRPr="00000000" w14:paraId="000000A2">
      <w:pPr>
        <w:rPr>
          <w:color w:val="1155cc"/>
        </w:rPr>
      </w:pPr>
      <w:r w:rsidDel="00000000" w:rsidR="00000000" w:rsidRPr="00000000">
        <w:rPr>
          <w:rtl w:val="0"/>
        </w:rPr>
      </w:r>
    </w:p>
    <w:p w:rsidR="00000000" w:rsidDel="00000000" w:rsidP="00000000" w:rsidRDefault="00000000" w:rsidRPr="00000000" w14:paraId="000000A3">
      <w:pPr>
        <w:rPr>
          <w:color w:val="1155cc"/>
        </w:rPr>
      </w:pPr>
      <w:hyperlink r:id="rId23">
        <w:r w:rsidDel="00000000" w:rsidR="00000000" w:rsidRPr="00000000">
          <w:rPr>
            <w:color w:val="1155cc"/>
            <w:u w:val="single"/>
            <w:rtl w:val="0"/>
          </w:rPr>
          <w:t xml:space="preserve">https://whoisnnamdi.com/age-race-gender-software-engineering-pay/</w:t>
        </w:r>
      </w:hyperlink>
      <w:r w:rsidDel="00000000" w:rsidR="00000000" w:rsidRPr="00000000">
        <w:rPr>
          <w:color w:val="1155cc"/>
          <w:rtl w:val="0"/>
        </w:rPr>
        <w:t xml:space="preserve"> </w:t>
      </w:r>
    </w:p>
    <w:p w:rsidR="00000000" w:rsidDel="00000000" w:rsidP="00000000" w:rsidRDefault="00000000" w:rsidRPr="00000000" w14:paraId="000000A4">
      <w:pPr>
        <w:rPr>
          <w:rFonts w:ascii="Roboto" w:cs="Roboto" w:eastAsia="Roboto" w:hAnsi="Roboto"/>
          <w:color w:val="1155cc"/>
          <w:sz w:val="27"/>
          <w:szCs w:val="27"/>
        </w:rPr>
      </w:pPr>
      <w:r w:rsidDel="00000000" w:rsidR="00000000" w:rsidRPr="00000000">
        <w:rPr>
          <w:rFonts w:ascii="Courier New" w:cs="Courier New" w:eastAsia="Courier New" w:hAnsi="Courier New"/>
          <w:color w:val="1155cc"/>
          <w:sz w:val="20"/>
          <w:szCs w:val="20"/>
          <w:rtl w:val="0"/>
        </w:rPr>
        <w:t xml:space="preserve">East Asians</w:t>
      </w:r>
      <w:r w:rsidDel="00000000" w:rsidR="00000000" w:rsidRPr="00000000">
        <w:rPr>
          <w:rFonts w:ascii="Roboto" w:cs="Roboto" w:eastAsia="Roboto" w:hAnsi="Roboto"/>
          <w:color w:val="1155cc"/>
          <w:sz w:val="27"/>
          <w:szCs w:val="27"/>
          <w:rtl w:val="0"/>
        </w:rPr>
        <w:t xml:space="preserve"> earn 7.4% more than white developers and 13.9% more controlling for observable characteristics, while </w:t>
      </w:r>
      <w:r w:rsidDel="00000000" w:rsidR="00000000" w:rsidRPr="00000000">
        <w:rPr>
          <w:rFonts w:ascii="Courier New" w:cs="Courier New" w:eastAsia="Courier New" w:hAnsi="Courier New"/>
          <w:color w:val="1155cc"/>
          <w:sz w:val="20"/>
          <w:szCs w:val="20"/>
          <w:rtl w:val="0"/>
        </w:rPr>
        <w:t xml:space="preserve">South Asians</w:t>
      </w:r>
      <w:r w:rsidDel="00000000" w:rsidR="00000000" w:rsidRPr="00000000">
        <w:rPr>
          <w:rFonts w:ascii="Roboto" w:cs="Roboto" w:eastAsia="Roboto" w:hAnsi="Roboto"/>
          <w:color w:val="1155cc"/>
          <w:sz w:val="27"/>
          <w:szCs w:val="27"/>
          <w:rtl w:val="0"/>
        </w:rPr>
        <w:t xml:space="preserve"> earn 13.1% unadjusted and 8.1% adjusted more than </w:t>
      </w:r>
      <w:r w:rsidDel="00000000" w:rsidR="00000000" w:rsidRPr="00000000">
        <w:rPr>
          <w:rFonts w:ascii="Courier New" w:cs="Courier New" w:eastAsia="Courier New" w:hAnsi="Courier New"/>
          <w:color w:val="1155cc"/>
          <w:sz w:val="20"/>
          <w:szCs w:val="20"/>
          <w:rtl w:val="0"/>
        </w:rPr>
        <w:t xml:space="preserve">whites</w:t>
      </w:r>
      <w:r w:rsidDel="00000000" w:rsidR="00000000" w:rsidRPr="00000000">
        <w:rPr>
          <w:rFonts w:ascii="Roboto" w:cs="Roboto" w:eastAsia="Roboto" w:hAnsi="Roboto"/>
          <w:color w:val="1155cc"/>
          <w:sz w:val="27"/>
          <w:szCs w:val="27"/>
          <w:rtl w:val="0"/>
        </w:rPr>
        <w:t xml:space="preserve"> respectively. - meh article</w:t>
      </w:r>
    </w:p>
    <w:p w:rsidR="00000000" w:rsidDel="00000000" w:rsidP="00000000" w:rsidRDefault="00000000" w:rsidRPr="00000000" w14:paraId="000000A5">
      <w:pPr>
        <w:rPr>
          <w:rFonts w:ascii="Roboto" w:cs="Roboto" w:eastAsia="Roboto" w:hAnsi="Roboto"/>
          <w:color w:val="1155cc"/>
          <w:sz w:val="27"/>
          <w:szCs w:val="27"/>
        </w:rPr>
      </w:pPr>
      <w:r w:rsidDel="00000000" w:rsidR="00000000" w:rsidRPr="00000000">
        <w:rPr>
          <w:rtl w:val="0"/>
        </w:rPr>
      </w:r>
    </w:p>
    <w:p w:rsidR="00000000" w:rsidDel="00000000" w:rsidP="00000000" w:rsidRDefault="00000000" w:rsidRPr="00000000" w14:paraId="000000A6">
      <w:pPr>
        <w:rPr>
          <w:rFonts w:ascii="Roboto" w:cs="Roboto" w:eastAsia="Roboto" w:hAnsi="Roboto"/>
          <w:color w:val="1155cc"/>
          <w:sz w:val="27"/>
          <w:szCs w:val="27"/>
        </w:rPr>
      </w:pPr>
      <w:hyperlink r:id="rId24">
        <w:r w:rsidDel="00000000" w:rsidR="00000000" w:rsidRPr="00000000">
          <w:rPr>
            <w:rFonts w:ascii="Roboto" w:cs="Roboto" w:eastAsia="Roboto" w:hAnsi="Roboto"/>
            <w:color w:val="1155cc"/>
            <w:sz w:val="27"/>
            <w:szCs w:val="27"/>
            <w:u w:val="single"/>
            <w:rtl w:val="0"/>
          </w:rPr>
          <w:t xml:space="preserve">https://en.wikipedia.org/wiki/Gender_pay_gap_in_the_United_States_tech_industry</w:t>
        </w:r>
      </w:hyperlink>
      <w:r w:rsidDel="00000000" w:rsidR="00000000" w:rsidRPr="00000000">
        <w:rPr>
          <w:rFonts w:ascii="Roboto" w:cs="Roboto" w:eastAsia="Roboto" w:hAnsi="Roboto"/>
          <w:color w:val="1155cc"/>
          <w:sz w:val="27"/>
          <w:szCs w:val="27"/>
          <w:rtl w:val="0"/>
        </w:rPr>
        <w:t xml:space="preserve"> </w:t>
      </w:r>
    </w:p>
    <w:p w:rsidR="00000000" w:rsidDel="00000000" w:rsidP="00000000" w:rsidRDefault="00000000" w:rsidRPr="00000000" w14:paraId="000000A7">
      <w:pPr>
        <w:rPr>
          <w:rFonts w:ascii="Roboto" w:cs="Roboto" w:eastAsia="Roboto" w:hAnsi="Roboto"/>
          <w:color w:val="1155cc"/>
          <w:sz w:val="27"/>
          <w:szCs w:val="27"/>
        </w:rPr>
      </w:pPr>
      <w:hyperlink r:id="rId25">
        <w:r w:rsidDel="00000000" w:rsidR="00000000" w:rsidRPr="00000000">
          <w:rPr>
            <w:rFonts w:ascii="Roboto" w:cs="Roboto" w:eastAsia="Roboto" w:hAnsi="Roboto"/>
            <w:color w:val="1155cc"/>
            <w:sz w:val="27"/>
            <w:szCs w:val="27"/>
            <w:u w:val="single"/>
            <w:rtl w:val="0"/>
          </w:rPr>
          <w:t xml:space="preserve">https://hiredprod.wpengine.com/h/wage-inequality-report/2020/</w:t>
        </w:r>
      </w:hyperlink>
      <w:r w:rsidDel="00000000" w:rsidR="00000000" w:rsidRPr="00000000">
        <w:rPr>
          <w:rFonts w:ascii="Roboto" w:cs="Roboto" w:eastAsia="Roboto" w:hAnsi="Roboto"/>
          <w:color w:val="1155cc"/>
          <w:sz w:val="27"/>
          <w:szCs w:val="27"/>
          <w:rtl w:val="0"/>
        </w:rPr>
        <w:t xml:space="preserve"> </w:t>
      </w:r>
    </w:p>
    <w:p w:rsidR="00000000" w:rsidDel="00000000" w:rsidP="00000000" w:rsidRDefault="00000000" w:rsidRPr="00000000" w14:paraId="000000A8">
      <w:pPr>
        <w:rPr>
          <w:rFonts w:ascii="Roboto" w:cs="Roboto" w:eastAsia="Roboto" w:hAnsi="Roboto"/>
          <w:color w:val="1155cc"/>
          <w:sz w:val="27"/>
          <w:szCs w:val="27"/>
        </w:rPr>
      </w:pPr>
      <w:r w:rsidDel="00000000" w:rsidR="00000000" w:rsidRPr="00000000">
        <w:rPr>
          <w:rFonts w:ascii="Roboto" w:cs="Roboto" w:eastAsia="Roboto" w:hAnsi="Roboto"/>
          <w:color w:val="1155cc"/>
          <w:sz w:val="27"/>
          <w:szCs w:val="27"/>
          <w:rtl w:val="0"/>
        </w:rPr>
        <w:t xml:space="preserve">https://hiredprod.wpengine.com/h/wage-inequality-report/2020/</w:t>
      </w:r>
    </w:p>
    <w:p w:rsidR="00000000" w:rsidDel="00000000" w:rsidP="00000000" w:rsidRDefault="00000000" w:rsidRPr="00000000" w14:paraId="000000A9">
      <w:pPr>
        <w:rPr>
          <w:rFonts w:ascii="Roboto" w:cs="Roboto" w:eastAsia="Roboto" w:hAnsi="Roboto"/>
          <w:color w:val="1155cc"/>
          <w:sz w:val="27"/>
          <w:szCs w:val="27"/>
        </w:rPr>
      </w:pPr>
      <w:r w:rsidDel="00000000" w:rsidR="00000000" w:rsidRPr="00000000">
        <w:rPr>
          <w:color w:val="1155cc"/>
          <w:sz w:val="21"/>
          <w:szCs w:val="21"/>
          <w:highlight w:val="white"/>
          <w:rtl w:val="0"/>
        </w:rPr>
        <w:t xml:space="preserve">Within the </w:t>
      </w:r>
      <w:hyperlink r:id="rId26">
        <w:r w:rsidDel="00000000" w:rsidR="00000000" w:rsidRPr="00000000">
          <w:rPr>
            <w:color w:val="1155cc"/>
            <w:sz w:val="21"/>
            <w:szCs w:val="21"/>
            <w:highlight w:val="white"/>
            <w:rtl w:val="0"/>
          </w:rPr>
          <w:t xml:space="preserve">United States</w:t>
        </w:r>
      </w:hyperlink>
      <w:r w:rsidDel="00000000" w:rsidR="00000000" w:rsidRPr="00000000">
        <w:rPr>
          <w:color w:val="1155cc"/>
          <w:sz w:val="21"/>
          <w:szCs w:val="21"/>
          <w:highlight w:val="white"/>
          <w:rtl w:val="0"/>
        </w:rPr>
        <w:t xml:space="preserve">, the tech industry's gender wage gap can in many ways be linked to original offer sheets that women are presented; women receive salary offers less than that of men 63% of the time</w:t>
      </w:r>
      <w:r w:rsidDel="00000000" w:rsidR="00000000" w:rsidRPr="00000000">
        <w:rPr>
          <w:rtl w:val="0"/>
        </w:rPr>
      </w:r>
    </w:p>
    <w:p w:rsidR="00000000" w:rsidDel="00000000" w:rsidP="00000000" w:rsidRDefault="00000000" w:rsidRPr="00000000" w14:paraId="000000AA">
      <w:pPr>
        <w:pStyle w:val="Heading2"/>
        <w:rPr>
          <w:color w:val="1155cc"/>
        </w:rPr>
      </w:pPr>
      <w:bookmarkStart w:colFirst="0" w:colLast="0" w:name="_9pf9b7qanibq" w:id="11"/>
      <w:bookmarkEnd w:id="11"/>
      <w:r w:rsidDel="00000000" w:rsidR="00000000" w:rsidRPr="00000000">
        <w:rPr>
          <w:color w:val="1155cc"/>
          <w:rtl w:val="0"/>
        </w:rPr>
        <w:t xml:space="preserve">AGE</w:t>
      </w:r>
      <w:r w:rsidDel="00000000" w:rsidR="00000000" w:rsidRPr="00000000">
        <w:rPr>
          <w:rtl w:val="0"/>
        </w:rPr>
      </w:r>
    </w:p>
    <w:p w:rsidR="00000000" w:rsidDel="00000000" w:rsidP="00000000" w:rsidRDefault="00000000" w:rsidRPr="00000000" w14:paraId="000000AB">
      <w:pPr>
        <w:rPr>
          <w:color w:val="1155cc"/>
        </w:rPr>
      </w:pPr>
      <w:hyperlink r:id="rId27">
        <w:r w:rsidDel="00000000" w:rsidR="00000000" w:rsidRPr="00000000">
          <w:rPr>
            <w:color w:val="1155cc"/>
            <w:u w:val="single"/>
            <w:rtl w:val="0"/>
          </w:rPr>
          <w:t xml:space="preserve">https://hired.com/page/state-of-salaries/average-tech-salary-by-age</w:t>
        </w:r>
      </w:hyperlink>
      <w:r w:rsidDel="00000000" w:rsidR="00000000" w:rsidRPr="00000000">
        <w:rPr>
          <w:rtl w:val="0"/>
        </w:rPr>
      </w:r>
    </w:p>
    <w:p w:rsidR="00000000" w:rsidDel="00000000" w:rsidP="00000000" w:rsidRDefault="00000000" w:rsidRPr="00000000" w14:paraId="000000AC">
      <w:pPr>
        <w:rPr>
          <w:color w:val="1155cc"/>
        </w:rPr>
      </w:pPr>
      <w:r w:rsidDel="00000000" w:rsidR="00000000" w:rsidRPr="00000000">
        <w:rPr>
          <w:color w:val="1155cc"/>
          <w:rtl w:val="0"/>
        </w:rPr>
        <w:t xml:space="preserve">Agism</w:t>
      </w:r>
      <w:r w:rsidDel="00000000" w:rsidR="00000000" w:rsidRPr="00000000">
        <w:rPr>
          <w:rtl w:val="0"/>
        </w:rPr>
      </w:r>
    </w:p>
    <w:p w:rsidR="00000000" w:rsidDel="00000000" w:rsidP="00000000" w:rsidRDefault="00000000" w:rsidRPr="00000000" w14:paraId="000000AD">
      <w:pPr>
        <w:rPr>
          <w:color w:val="1155cc"/>
        </w:rPr>
      </w:pPr>
      <w:r w:rsidDel="00000000" w:rsidR="00000000" w:rsidRPr="00000000">
        <w:rPr>
          <w:color w:val="1155cc"/>
          <w:rtl w:val="0"/>
        </w:rPr>
        <w:t xml:space="preserve">Salaries plateau after age 40</w:t>
      </w:r>
    </w:p>
    <w:p w:rsidR="00000000" w:rsidDel="00000000" w:rsidP="00000000" w:rsidRDefault="00000000" w:rsidRPr="00000000" w14:paraId="000000AE">
      <w:pPr>
        <w:rPr>
          <w:color w:val="1155cc"/>
        </w:rPr>
      </w:pPr>
      <w:r w:rsidDel="00000000" w:rsidR="00000000" w:rsidRPr="00000000">
        <w:rPr>
          <w:color w:val="1155cc"/>
          <w:rtl w:val="0"/>
        </w:rPr>
        <w:t xml:space="preserve">Our data also shines a light on a less talked about form of bias within tech: ageism. This year, our data shows that the average tech worker’s salary plateaus after age 40 in the US.</w:t>
      </w:r>
    </w:p>
    <w:p w:rsidR="00000000" w:rsidDel="00000000" w:rsidP="00000000" w:rsidRDefault="00000000" w:rsidRPr="00000000" w14:paraId="000000AF">
      <w:pPr>
        <w:rPr>
          <w:color w:val="1155cc"/>
        </w:rPr>
      </w:pPr>
      <w:r w:rsidDel="00000000" w:rsidR="00000000" w:rsidRPr="00000000">
        <w:rPr>
          <w:rtl w:val="0"/>
        </w:rPr>
      </w:r>
    </w:p>
    <w:p w:rsidR="00000000" w:rsidDel="00000000" w:rsidP="00000000" w:rsidRDefault="00000000" w:rsidRPr="00000000" w14:paraId="000000B0">
      <w:pPr>
        <w:pStyle w:val="Heading2"/>
        <w:rPr>
          <w:color w:val="1155cc"/>
        </w:rPr>
      </w:pPr>
      <w:bookmarkStart w:colFirst="0" w:colLast="0" w:name="_s01ypunhrmq8" w:id="12"/>
      <w:bookmarkEnd w:id="12"/>
      <w:r w:rsidDel="00000000" w:rsidR="00000000" w:rsidRPr="00000000">
        <w:rPr>
          <w:color w:val="1155cc"/>
          <w:rtl w:val="0"/>
        </w:rPr>
        <w:t xml:space="preserve">GENDER</w:t>
      </w:r>
    </w:p>
    <w:p w:rsidR="00000000" w:rsidDel="00000000" w:rsidP="00000000" w:rsidRDefault="00000000" w:rsidRPr="00000000" w14:paraId="000000B1">
      <w:pPr>
        <w:rPr>
          <w:color w:val="1155cc"/>
        </w:rPr>
      </w:pPr>
      <w:r w:rsidDel="00000000" w:rsidR="00000000" w:rsidRPr="00000000">
        <w:rPr>
          <w:rtl w:val="0"/>
        </w:rPr>
      </w:r>
    </w:p>
    <w:p w:rsidR="00000000" w:rsidDel="00000000" w:rsidP="00000000" w:rsidRDefault="00000000" w:rsidRPr="00000000" w14:paraId="000000B2">
      <w:pPr>
        <w:rPr>
          <w:color w:val="1155cc"/>
        </w:rPr>
      </w:pPr>
      <w:r w:rsidDel="00000000" w:rsidR="00000000" w:rsidRPr="00000000">
        <w:rPr>
          <w:color w:val="1155cc"/>
          <w:rtl w:val="0"/>
        </w:rPr>
        <w:t xml:space="preserve">(UK) </w:t>
      </w:r>
      <w:hyperlink r:id="rId28">
        <w:r w:rsidDel="00000000" w:rsidR="00000000" w:rsidRPr="00000000">
          <w:rPr>
            <w:color w:val="1155cc"/>
            <w:u w:val="single"/>
            <w:rtl w:val="0"/>
          </w:rPr>
          <w:t xml:space="preserve">https://www.theguardian.com/society/2018/apr/05/the-uk-companies-reporting-the-biggest-gender-pay-gaps</w:t>
        </w:r>
      </w:hyperlink>
      <w:r w:rsidDel="00000000" w:rsidR="00000000" w:rsidRPr="00000000">
        <w:rPr>
          <w:color w:val="1155cc"/>
          <w:rtl w:val="0"/>
        </w:rPr>
        <w:t xml:space="preserve"> </w:t>
      </w:r>
    </w:p>
    <w:p w:rsidR="00000000" w:rsidDel="00000000" w:rsidP="00000000" w:rsidRDefault="00000000" w:rsidRPr="00000000" w14:paraId="000000B3">
      <w:pPr>
        <w:rPr>
          <w:color w:val="1155cc"/>
        </w:rPr>
      </w:pPr>
      <w:r w:rsidDel="00000000" w:rsidR="00000000" w:rsidRPr="00000000">
        <w:rPr>
          <w:color w:val="1155cc"/>
          <w:rtl w:val="0"/>
        </w:rPr>
        <w:t xml:space="preserve">JP Morgan, for instance, reported a 54 per cent median pay gap. </w:t>
      </w:r>
    </w:p>
    <w:p w:rsidR="00000000" w:rsidDel="00000000" w:rsidP="00000000" w:rsidRDefault="00000000" w:rsidRPr="00000000" w14:paraId="000000B4">
      <w:pPr>
        <w:rPr>
          <w:color w:val="1155cc"/>
        </w:rPr>
      </w:pPr>
      <w:r w:rsidDel="00000000" w:rsidR="00000000" w:rsidRPr="00000000">
        <w:rPr>
          <w:rtl w:val="0"/>
        </w:rPr>
      </w:r>
    </w:p>
    <w:p w:rsidR="00000000" w:rsidDel="00000000" w:rsidP="00000000" w:rsidRDefault="00000000" w:rsidRPr="00000000" w14:paraId="000000B5">
      <w:pPr>
        <w:rPr>
          <w:color w:val="1155cc"/>
        </w:rPr>
      </w:pPr>
      <w:hyperlink r:id="rId29">
        <w:r w:rsidDel="00000000" w:rsidR="00000000" w:rsidRPr="00000000">
          <w:rPr>
            <w:color w:val="1155cc"/>
            <w:u w:val="single"/>
            <w:rtl w:val="0"/>
          </w:rPr>
          <w:t xml:space="preserve">https://www.weforum.org/agenda/2021/04/gender-race-tech-industry/</w:t>
        </w:r>
      </w:hyperlink>
      <w:r w:rsidDel="00000000" w:rsidR="00000000" w:rsidRPr="00000000">
        <w:rPr>
          <w:color w:val="1155cc"/>
          <w:rtl w:val="0"/>
        </w:rPr>
        <w:t xml:space="preserve">  -&gt; </w:t>
      </w:r>
    </w:p>
    <w:p w:rsidR="00000000" w:rsidDel="00000000" w:rsidP="00000000" w:rsidRDefault="00000000" w:rsidRPr="00000000" w14:paraId="000000B6">
      <w:pPr>
        <w:rPr>
          <w:color w:val="1155cc"/>
        </w:rPr>
      </w:pPr>
      <w:hyperlink r:id="rId30">
        <w:r w:rsidDel="00000000" w:rsidR="00000000" w:rsidRPr="00000000">
          <w:rPr>
            <w:color w:val="1155cc"/>
            <w:u w:val="single"/>
            <w:rtl w:val="0"/>
          </w:rPr>
          <w:t xml:space="preserve">https://www.dice.com/recruiting/ebooks/equality-in-tech-report/welcome/</w:t>
        </w:r>
      </w:hyperlink>
      <w:r w:rsidDel="00000000" w:rsidR="00000000" w:rsidRPr="00000000">
        <w:rPr>
          <w:color w:val="1155cc"/>
          <w:rtl w:val="0"/>
        </w:rPr>
        <w:t xml:space="preserve"> </w:t>
      </w:r>
    </w:p>
    <w:p w:rsidR="00000000" w:rsidDel="00000000" w:rsidP="00000000" w:rsidRDefault="00000000" w:rsidRPr="00000000" w14:paraId="000000B7">
      <w:pPr>
        <w:rPr>
          <w:color w:val="1155cc"/>
        </w:rPr>
      </w:pPr>
      <w:r w:rsidDel="00000000" w:rsidR="00000000" w:rsidRPr="00000000">
        <w:rPr>
          <w:color w:val="1155cc"/>
          <w:rtl w:val="0"/>
        </w:rPr>
        <w:t xml:space="preserve">57% of women working in tech have experienced gender discrimination in the workplace, compared to just 10% of men, according to career website Dice.</w:t>
      </w:r>
    </w:p>
    <w:p w:rsidR="00000000" w:rsidDel="00000000" w:rsidP="00000000" w:rsidRDefault="00000000" w:rsidRPr="00000000" w14:paraId="000000B8">
      <w:pPr>
        <w:rPr>
          <w:color w:val="1155cc"/>
        </w:rPr>
      </w:pPr>
      <w:r w:rsidDel="00000000" w:rsidR="00000000" w:rsidRPr="00000000">
        <w:rPr>
          <w:color w:val="1155cc"/>
          <w:rtl w:val="0"/>
        </w:rPr>
        <w:t xml:space="preserve">Nearly half (48%) of women also reported seeing discrimination in terms of their technical abilities – double that of men.</w:t>
      </w:r>
    </w:p>
    <w:p w:rsidR="00000000" w:rsidDel="00000000" w:rsidP="00000000" w:rsidRDefault="00000000" w:rsidRPr="00000000" w14:paraId="000000B9">
      <w:pPr>
        <w:rPr>
          <w:color w:val="1155cc"/>
        </w:rPr>
      </w:pPr>
      <w:r w:rsidDel="00000000" w:rsidR="00000000" w:rsidRPr="00000000">
        <w:rPr>
          <w:rtl w:val="0"/>
        </w:rPr>
      </w:r>
    </w:p>
    <w:p w:rsidR="00000000" w:rsidDel="00000000" w:rsidP="00000000" w:rsidRDefault="00000000" w:rsidRPr="00000000" w14:paraId="000000BA">
      <w:pPr>
        <w:rPr>
          <w:color w:val="1155cc"/>
        </w:rPr>
      </w:pPr>
      <w:r w:rsidDel="00000000" w:rsidR="00000000" w:rsidRPr="00000000">
        <w:rPr>
          <w:color w:val="1155cc"/>
          <w:rtl w:val="0"/>
        </w:rPr>
        <w:t xml:space="preserve">For example, female representation remains under 25% in roles such as artificial intelligence specialist, cloud engineer and DevOps manager.</w:t>
      </w:r>
    </w:p>
    <w:p w:rsidR="00000000" w:rsidDel="00000000" w:rsidP="00000000" w:rsidRDefault="00000000" w:rsidRPr="00000000" w14:paraId="000000BB">
      <w:pPr>
        <w:rPr>
          <w:color w:val="1155cc"/>
        </w:rPr>
      </w:pPr>
      <w:r w:rsidDel="00000000" w:rsidR="00000000" w:rsidRPr="00000000">
        <w:rPr>
          <w:rtl w:val="0"/>
        </w:rPr>
      </w:r>
    </w:p>
    <w:p w:rsidR="00000000" w:rsidDel="00000000" w:rsidP="00000000" w:rsidRDefault="00000000" w:rsidRPr="00000000" w14:paraId="000000BC">
      <w:pPr>
        <w:rPr>
          <w:color w:val="1155cc"/>
        </w:rPr>
      </w:pPr>
      <w:hyperlink r:id="rId31">
        <w:r w:rsidDel="00000000" w:rsidR="00000000" w:rsidRPr="00000000">
          <w:rPr>
            <w:color w:val="1155cc"/>
            <w:u w:val="single"/>
            <w:rtl w:val="0"/>
          </w:rPr>
          <w:t xml:space="preserve">https://www3.weforum.org/docs/WEF_GGGR_2021.pdf</w:t>
        </w:r>
      </w:hyperlink>
      <w:r w:rsidDel="00000000" w:rsidR="00000000" w:rsidRPr="00000000">
        <w:rPr>
          <w:color w:val="1155cc"/>
          <w:rtl w:val="0"/>
        </w:rPr>
        <w:t xml:space="preserve"> </w:t>
      </w:r>
    </w:p>
    <w:p w:rsidR="00000000" w:rsidDel="00000000" w:rsidP="00000000" w:rsidRDefault="00000000" w:rsidRPr="00000000" w14:paraId="000000BD">
      <w:pPr>
        <w:rPr>
          <w:color w:val="1155cc"/>
          <w:highlight w:val="yellow"/>
          <w:rPrChange w:author="Matthew Mckeller" w:id="37" w:date="2022-04-15T21:36:25Z">
            <w:rPr>
              <w:color w:val="1155cc"/>
            </w:rPr>
          </w:rPrChange>
        </w:rPr>
      </w:pPr>
      <w:commentRangeStart w:id="68"/>
      <w:commentRangeEnd w:id="68"/>
      <w:r w:rsidDel="00000000" w:rsidR="00000000" w:rsidRPr="00000000">
        <w:commentReference w:id="68"/>
      </w:r>
      <w:r w:rsidDel="00000000" w:rsidR="00000000" w:rsidRPr="00000000">
        <w:rPr>
          <w:color w:val="1155cc"/>
          <w:highlight w:val="yellow"/>
          <w:rtl w:val="0"/>
          <w:rPrChange w:author="Matthew Mckeller" w:id="37" w:date="2022-04-15T21:36:25Z">
            <w:rPr>
              <w:color w:val="1155cc"/>
            </w:rPr>
          </w:rPrChange>
        </w:rPr>
        <w:t xml:space="preserve">The COVID-19 pandemic has raised new barriers to building inclusive and prosperous economies and societies. Pre-existing gender gaps have amplified the crisis asymmetrically between men and women, even as women have been at the frontlines of managing the crisis as essential workers. The hardest hit sectors by lockdowns and rapid digitalization are those where women are more frequently employed. Combined with the additional pressures of providing care in the home, the crisis has halted progress toward gender parity in several economies and industries. </w:t>
      </w:r>
    </w:p>
    <w:p w:rsidR="00000000" w:rsidDel="00000000" w:rsidP="00000000" w:rsidRDefault="00000000" w:rsidRPr="00000000" w14:paraId="000000BE">
      <w:pPr>
        <w:rPr>
          <w:color w:val="1155cc"/>
        </w:rPr>
      </w:pPr>
      <w:r w:rsidDel="00000000" w:rsidR="00000000" w:rsidRPr="00000000">
        <w:rPr>
          <w:rtl w:val="0"/>
        </w:rPr>
      </w:r>
    </w:p>
    <w:p w:rsidR="00000000" w:rsidDel="00000000" w:rsidP="00000000" w:rsidRDefault="00000000" w:rsidRPr="00000000" w14:paraId="000000BF">
      <w:pPr>
        <w:rPr>
          <w:color w:val="1155cc"/>
        </w:rPr>
      </w:pPr>
      <w:hyperlink r:id="rId32">
        <w:r w:rsidDel="00000000" w:rsidR="00000000" w:rsidRPr="00000000">
          <w:rPr>
            <w:color w:val="1155cc"/>
            <w:u w:val="single"/>
            <w:rtl w:val="0"/>
          </w:rPr>
          <w:t xml:space="preserve">https://www.linkedin.com/feed/update/urn:li:activity:6920007612650438656/</w:t>
        </w:r>
      </w:hyperlink>
      <w:r w:rsidDel="00000000" w:rsidR="00000000" w:rsidRPr="00000000">
        <w:rPr>
          <w:color w:val="1155cc"/>
          <w:rtl w:val="0"/>
        </w:rPr>
        <w:t xml:space="preserve"> </w:t>
      </w:r>
    </w:p>
    <w:p w:rsidR="00000000" w:rsidDel="00000000" w:rsidP="00000000" w:rsidRDefault="00000000" w:rsidRPr="00000000" w14:paraId="000000C0">
      <w:pPr>
        <w:rPr>
          <w:color w:val="1155cc"/>
        </w:rPr>
      </w:pPr>
      <w:r w:rsidDel="00000000" w:rsidR="00000000" w:rsidRPr="00000000">
        <w:rPr>
          <w:rtl w:val="0"/>
        </w:rPr>
      </w:r>
    </w:p>
    <w:p w:rsidR="00000000" w:rsidDel="00000000" w:rsidP="00000000" w:rsidRDefault="00000000" w:rsidRPr="00000000" w14:paraId="000000C1">
      <w:pPr>
        <w:rPr>
          <w:color w:val="1155cc"/>
        </w:rPr>
      </w:pPr>
      <w:r w:rsidDel="00000000" w:rsidR="00000000" w:rsidRPr="00000000">
        <w:rPr>
          <w:color w:val="1155cc"/>
          <w:rtl w:val="0"/>
        </w:rPr>
        <w:t xml:space="preserve">For example, Black women expect salaries that are 10% lower than those of their white male counterparts. </w:t>
      </w:r>
      <w:hyperlink r:id="rId33">
        <w:r w:rsidDel="00000000" w:rsidR="00000000" w:rsidRPr="00000000">
          <w:rPr>
            <w:color w:val="1155cc"/>
            <w:u w:val="single"/>
            <w:rtl w:val="0"/>
          </w:rPr>
          <w:t xml:space="preserve">https://hired.com/h/wage-inequality-report/2021/</w:t>
        </w:r>
      </w:hyperlink>
      <w:r w:rsidDel="00000000" w:rsidR="00000000" w:rsidRPr="00000000">
        <w:rPr>
          <w:color w:val="1155cc"/>
          <w:rtl w:val="0"/>
        </w:rPr>
        <w:t xml:space="preserve"> </w:t>
      </w:r>
    </w:p>
    <w:p w:rsidR="00000000" w:rsidDel="00000000" w:rsidP="00000000" w:rsidRDefault="00000000" w:rsidRPr="00000000" w14:paraId="000000C2">
      <w:pPr>
        <w:rPr>
          <w:color w:val="1155cc"/>
        </w:rPr>
      </w:pPr>
      <w:r w:rsidDel="00000000" w:rsidR="00000000" w:rsidRPr="00000000">
        <w:rPr>
          <w:rtl w:val="0"/>
        </w:rPr>
      </w:r>
    </w:p>
    <w:p w:rsidR="00000000" w:rsidDel="00000000" w:rsidP="00000000" w:rsidRDefault="00000000" w:rsidRPr="00000000" w14:paraId="000000C3">
      <w:pPr>
        <w:rPr>
          <w:color w:val="1155cc"/>
        </w:rPr>
      </w:pPr>
      <w:r w:rsidDel="00000000" w:rsidR="00000000" w:rsidRPr="00000000">
        <w:rPr>
          <w:rtl w:val="0"/>
        </w:rPr>
      </w:r>
    </w:p>
    <w:p w:rsidR="00000000" w:rsidDel="00000000" w:rsidP="00000000" w:rsidRDefault="00000000" w:rsidRPr="00000000" w14:paraId="000000C4">
      <w:pPr>
        <w:rPr>
          <w:color w:val="1155cc"/>
        </w:rPr>
      </w:pPr>
      <w:r w:rsidDel="00000000" w:rsidR="00000000" w:rsidRPr="00000000">
        <w:rPr>
          <w:rtl w:val="0"/>
        </w:rPr>
      </w:r>
    </w:p>
    <w:p w:rsidR="00000000" w:rsidDel="00000000" w:rsidP="00000000" w:rsidRDefault="00000000" w:rsidRPr="00000000" w14:paraId="000000C5">
      <w:pPr>
        <w:rPr>
          <w:color w:val="1155cc"/>
        </w:rPr>
      </w:pPr>
      <w:r w:rsidDel="00000000" w:rsidR="00000000" w:rsidRPr="00000000">
        <w:rPr>
          <w:color w:val="1155cc"/>
          <w:rtl w:val="0"/>
        </w:rPr>
        <w:t xml:space="preserve">Updated: </w:t>
      </w:r>
      <w:hyperlink r:id="rId34">
        <w:r w:rsidDel="00000000" w:rsidR="00000000" w:rsidRPr="00000000">
          <w:rPr>
            <w:color w:val="1155cc"/>
            <w:u w:val="single"/>
            <w:rtl w:val="0"/>
          </w:rPr>
          <w:t xml:space="preserve">https://hired.com/h/wage-inequality-report/2020/#discrimiation-cloud</w:t>
        </w:r>
      </w:hyperlink>
      <w:r w:rsidDel="00000000" w:rsidR="00000000" w:rsidRPr="00000000">
        <w:rPr>
          <w:rtl w:val="0"/>
        </w:rPr>
      </w:r>
    </w:p>
    <w:p w:rsidR="00000000" w:rsidDel="00000000" w:rsidP="00000000" w:rsidRDefault="00000000" w:rsidRPr="00000000" w14:paraId="000000C6">
      <w:pPr>
        <w:rPr>
          <w:color w:val="1155cc"/>
        </w:rPr>
      </w:pPr>
      <w:hyperlink r:id="rId35">
        <w:r w:rsidDel="00000000" w:rsidR="00000000" w:rsidRPr="00000000">
          <w:rPr>
            <w:color w:val="1155cc"/>
            <w:u w:val="single"/>
            <w:rtl w:val="0"/>
          </w:rPr>
          <w:t xml:space="preserve">https://hired.com/h/wage-inequality-report/2020/#discrimiation-cloud</w:t>
        </w:r>
      </w:hyperlink>
      <w:r w:rsidDel="00000000" w:rsidR="00000000" w:rsidRPr="00000000">
        <w:rPr>
          <w:rtl w:val="0"/>
        </w:rPr>
      </w:r>
    </w:p>
    <w:p w:rsidR="00000000" w:rsidDel="00000000" w:rsidP="00000000" w:rsidRDefault="00000000" w:rsidRPr="00000000" w14:paraId="000000C7">
      <w:pPr>
        <w:rPr>
          <w:color w:val="1155cc"/>
          <w:sz w:val="23"/>
          <w:szCs w:val="23"/>
        </w:rPr>
      </w:pPr>
      <w:r w:rsidDel="00000000" w:rsidR="00000000" w:rsidRPr="00000000">
        <w:rPr>
          <w:color w:val="1155cc"/>
          <w:sz w:val="23"/>
          <w:szCs w:val="23"/>
          <w:rtl w:val="0"/>
        </w:rPr>
        <w:t xml:space="preserve">In our research with more than 2,400 job candidates, we discovered that in the last 5 years, more than 63% of women interviewed said they felt discriminated against in the workplace due to their gender, compared to just 7% of men. Moreover, women said this discrimination manifested most clearly in the following two forms: inability to be taken seriously by company leadership (cited by more than ¾ of female survey respondents) and unfair pay (50%).</w:t>
      </w:r>
    </w:p>
    <w:p w:rsidR="00000000" w:rsidDel="00000000" w:rsidP="00000000" w:rsidRDefault="00000000" w:rsidRPr="00000000" w14:paraId="000000C8">
      <w:pPr>
        <w:rPr>
          <w:color w:val="1155cc"/>
          <w:sz w:val="23"/>
          <w:szCs w:val="23"/>
        </w:rPr>
      </w:pPr>
      <w:r w:rsidDel="00000000" w:rsidR="00000000" w:rsidRPr="00000000">
        <w:rPr>
          <w:color w:val="1155cc"/>
          <w:sz w:val="23"/>
          <w:szCs w:val="23"/>
          <w:rtl w:val="0"/>
        </w:rPr>
        <w:t xml:space="preserve">““Salaries are secret so it's hard to know what's fair.”</w:t>
      </w:r>
    </w:p>
    <w:p w:rsidR="00000000" w:rsidDel="00000000" w:rsidP="00000000" w:rsidRDefault="00000000" w:rsidRPr="00000000" w14:paraId="000000C9">
      <w:pPr>
        <w:rPr>
          <w:color w:val="1155cc"/>
          <w:sz w:val="23"/>
          <w:szCs w:val="23"/>
        </w:rPr>
      </w:pPr>
      <w:r w:rsidDel="00000000" w:rsidR="00000000" w:rsidRPr="00000000">
        <w:rPr>
          <w:color w:val="1155cc"/>
          <w:sz w:val="23"/>
          <w:szCs w:val="23"/>
          <w:rtl w:val="0"/>
        </w:rPr>
        <w:t xml:space="preserve">“This means that 6 times out of 10, women are offered less money than men to do the exact same job at the exact same company. On average, that salary figure is 3% less.”</w:t>
      </w:r>
    </w:p>
    <w:p w:rsidR="00000000" w:rsidDel="00000000" w:rsidP="00000000" w:rsidRDefault="00000000" w:rsidRPr="00000000" w14:paraId="000000CA">
      <w:pPr>
        <w:rPr>
          <w:color w:val="1155cc"/>
          <w:sz w:val="23"/>
          <w:szCs w:val="23"/>
        </w:rPr>
      </w:pPr>
      <w:r w:rsidDel="00000000" w:rsidR="00000000" w:rsidRPr="00000000">
        <w:rPr>
          <w:color w:val="1155cc"/>
          <w:sz w:val="23"/>
          <w:szCs w:val="23"/>
          <w:rtl w:val="0"/>
        </w:rPr>
        <w:t xml:space="preserve">“black women expecting to make $0.88 for every $1.00 a white man expects.”</w:t>
      </w:r>
    </w:p>
    <w:p w:rsidR="00000000" w:rsidDel="00000000" w:rsidP="00000000" w:rsidRDefault="00000000" w:rsidRPr="00000000" w14:paraId="000000CB">
      <w:pPr>
        <w:rPr>
          <w:color w:val="1155cc"/>
          <w:sz w:val="23"/>
          <w:szCs w:val="23"/>
        </w:rPr>
      </w:pPr>
      <w:r w:rsidDel="00000000" w:rsidR="00000000" w:rsidRPr="00000000">
        <w:rPr>
          <w:color w:val="1155cc"/>
          <w:sz w:val="23"/>
          <w:szCs w:val="23"/>
          <w:rtl w:val="0"/>
        </w:rPr>
        <w:t xml:space="preserve">“our data shows that LGBTQ+ women have the highest gap in both expectations and ultimate wages, earning $.90 to every $1 non-LGBTQ+ men earn.”</w:t>
      </w:r>
    </w:p>
    <w:p w:rsidR="00000000" w:rsidDel="00000000" w:rsidP="00000000" w:rsidRDefault="00000000" w:rsidRPr="00000000" w14:paraId="000000CC">
      <w:pPr>
        <w:rPr>
          <w:color w:val="1155cc"/>
          <w:sz w:val="23"/>
          <w:szCs w:val="23"/>
        </w:rPr>
      </w:pPr>
      <w:r w:rsidDel="00000000" w:rsidR="00000000" w:rsidRPr="00000000">
        <w:rPr>
          <w:color w:val="1155cc"/>
          <w:sz w:val="23"/>
          <w:szCs w:val="23"/>
          <w:rtl w:val="0"/>
        </w:rPr>
        <w:t xml:space="preserve">“Our data shows that women would be more interested in working at companies where salaries are openly shared (68%), and a majority of men share that interest as well (63% said they would be more likely to work at a company that shared salary data publicly)”</w:t>
      </w:r>
    </w:p>
    <w:p w:rsidR="00000000" w:rsidDel="00000000" w:rsidP="00000000" w:rsidRDefault="00000000" w:rsidRPr="00000000" w14:paraId="000000CD">
      <w:pPr>
        <w:rPr>
          <w:color w:val="1155cc"/>
          <w:sz w:val="23"/>
          <w:szCs w:val="23"/>
        </w:rPr>
      </w:pPr>
      <w:r w:rsidDel="00000000" w:rsidR="00000000" w:rsidRPr="00000000">
        <w:rPr>
          <w:rtl w:val="0"/>
        </w:rPr>
      </w:r>
    </w:p>
    <w:p w:rsidR="00000000" w:rsidDel="00000000" w:rsidP="00000000" w:rsidRDefault="00000000" w:rsidRPr="00000000" w14:paraId="000000CE">
      <w:pPr>
        <w:rPr>
          <w:color w:val="1155cc"/>
          <w:sz w:val="23"/>
          <w:szCs w:val="23"/>
        </w:rPr>
      </w:pPr>
      <w:r w:rsidDel="00000000" w:rsidR="00000000" w:rsidRPr="00000000">
        <w:rPr>
          <w:rtl w:val="0"/>
        </w:rPr>
      </w:r>
    </w:p>
    <w:p w:rsidR="00000000" w:rsidDel="00000000" w:rsidP="00000000" w:rsidRDefault="00000000" w:rsidRPr="00000000" w14:paraId="000000CF">
      <w:pPr>
        <w:rPr>
          <w:color w:val="bf9000"/>
        </w:rPr>
      </w:pPr>
      <w:hyperlink r:id="rId36">
        <w:r w:rsidDel="00000000" w:rsidR="00000000" w:rsidRPr="00000000">
          <w:rPr>
            <w:color w:val="bf9000"/>
            <w:u w:val="single"/>
            <w:rtl w:val="0"/>
          </w:rPr>
          <w:t xml:space="preserve">https://hired.com/h/wage-inequality-report/2021/</w:t>
        </w:r>
      </w:hyperlink>
      <w:r w:rsidDel="00000000" w:rsidR="00000000" w:rsidRPr="00000000">
        <w:rPr>
          <w:color w:val="bf9000"/>
          <w:rtl w:val="0"/>
        </w:rPr>
        <w:t xml:space="preserve"> </w:t>
      </w:r>
    </w:p>
    <w:p w:rsidR="00000000" w:rsidDel="00000000" w:rsidP="00000000" w:rsidRDefault="00000000" w:rsidRPr="00000000" w14:paraId="000000D0">
      <w:pPr>
        <w:rPr>
          <w:color w:val="bf9000"/>
        </w:rPr>
      </w:pPr>
      <w:r w:rsidDel="00000000" w:rsidR="00000000" w:rsidRPr="00000000">
        <w:rPr>
          <w:color w:val="bf9000"/>
          <w:rtl w:val="0"/>
        </w:rPr>
        <w:t xml:space="preserve">Based on survey results, 36% of men report experiencing discrimination in the hiring process compared to 57% of women.</w:t>
      </w:r>
    </w:p>
    <w:p w:rsidR="00000000" w:rsidDel="00000000" w:rsidP="00000000" w:rsidRDefault="00000000" w:rsidRPr="00000000" w14:paraId="000000D1">
      <w:pPr>
        <w:rPr>
          <w:color w:val="bf9000"/>
        </w:rPr>
      </w:pPr>
      <w:r w:rsidDel="00000000" w:rsidR="00000000" w:rsidRPr="00000000">
        <w:rPr>
          <w:color w:val="bf9000"/>
          <w:rtl w:val="0"/>
        </w:rPr>
        <w:t xml:space="preserve">The demand for software engineers is simply not slowing down.</w:t>
      </w:r>
    </w:p>
    <w:p w:rsidR="00000000" w:rsidDel="00000000" w:rsidP="00000000" w:rsidRDefault="00000000" w:rsidRPr="00000000" w14:paraId="000000D2">
      <w:pPr>
        <w:rPr>
          <w:color w:val="bf9000"/>
        </w:rPr>
      </w:pPr>
      <w:r w:rsidDel="00000000" w:rsidR="00000000" w:rsidRPr="00000000">
        <w:rPr>
          <w:color w:val="bf9000"/>
          <w:rtl w:val="0"/>
        </w:rPr>
        <w:t xml:space="preserve">Gender and race discrimination remain prevalent in the workplace, directly contributing to unequal pay. </w:t>
      </w:r>
    </w:p>
    <w:p w:rsidR="00000000" w:rsidDel="00000000" w:rsidP="00000000" w:rsidRDefault="00000000" w:rsidRPr="00000000" w14:paraId="000000D3">
      <w:pPr>
        <w:rPr>
          <w:color w:val="bf9000"/>
        </w:rPr>
      </w:pPr>
      <w:r w:rsidDel="00000000" w:rsidR="00000000" w:rsidRPr="00000000">
        <w:rPr>
          <w:color w:val="bf9000"/>
          <w:rtl w:val="0"/>
        </w:rPr>
        <w:t xml:space="preserve">Companies need to take meaningful steps to create more inclusive and transparent work environments. Over 70% of tech candidates believe employers need to increase salary transparency across their company.</w:t>
      </w:r>
    </w:p>
    <w:p w:rsidR="00000000" w:rsidDel="00000000" w:rsidP="00000000" w:rsidRDefault="00000000" w:rsidRPr="00000000" w14:paraId="000000D4">
      <w:pPr>
        <w:rPr>
          <w:color w:val="bf9000"/>
        </w:rPr>
      </w:pPr>
      <w:r w:rsidDel="00000000" w:rsidR="00000000" w:rsidRPr="00000000">
        <w:rPr>
          <w:color w:val="bf9000"/>
          <w:rtl w:val="0"/>
        </w:rPr>
        <w:t xml:space="preserve">“. The best way to narrow wage gaps and make pay more equitable is increasing transparency “</w:t>
      </w:r>
    </w:p>
    <w:p w:rsidR="00000000" w:rsidDel="00000000" w:rsidP="00000000" w:rsidRDefault="00000000" w:rsidRPr="00000000" w14:paraId="000000D5">
      <w:pPr>
        <w:rPr>
          <w:color w:val="bf9000"/>
        </w:rPr>
      </w:pPr>
      <w:r w:rsidDel="00000000" w:rsidR="00000000" w:rsidRPr="00000000">
        <w:rPr>
          <w:color w:val="bf9000"/>
          <w:rtl w:val="0"/>
        </w:rPr>
        <w:t xml:space="preserve">We continue to see that groups who are paid less also expect lower salaries than their white, male counterparts – even if they have the same experience.</w:t>
      </w:r>
    </w:p>
    <w:p w:rsidR="00000000" w:rsidDel="00000000" w:rsidP="00000000" w:rsidRDefault="00000000" w:rsidRPr="00000000" w14:paraId="000000D6">
      <w:pPr>
        <w:rPr>
          <w:b w:val="1"/>
          <w:bCs w:val="1"/>
          <w:color w:val="bf9000"/>
        </w:rPr>
      </w:pPr>
      <w:r w:rsidDel="00000000" w:rsidR="00000000" w:rsidRPr="00000000">
        <w:rPr>
          <w:b w:val="1"/>
          <w:bCs w:val="1"/>
          <w:color w:val="bf9000"/>
          <w:rtl w:val="0"/>
        </w:rPr>
        <w:t xml:space="preserve">Underrepresented groups can be stuck in a cycle of lower pay if they have no way of truly knowing how much they deserve in compensation for their role. </w:t>
      </w:r>
    </w:p>
    <w:p w:rsidR="00000000" w:rsidDel="00000000" w:rsidP="00000000" w:rsidRDefault="00000000" w:rsidRPr="00000000" w14:paraId="000000D7">
      <w:pPr>
        <w:rPr>
          <w:b w:val="1"/>
          <w:bCs w:val="1"/>
          <w:color w:val="bf9000"/>
        </w:rPr>
      </w:pPr>
      <w:r w:rsidDel="00000000" w:rsidR="00000000" w:rsidRPr="00000000">
        <w:rPr>
          <w:b w:val="1"/>
          <w:bCs w:val="1"/>
          <w:color w:val="bf9000"/>
          <w:rtl w:val="0"/>
        </w:rPr>
        <w:t xml:space="preserve"> 59% of the time, men were offered higher salaries than women for the same job title at the same company in 2020, compared to 65% in 2019. In terms of the pay difference, companies offer women 2.5% less on average than men for the same roles, compared to 4.4% less in 2019.</w:t>
      </w:r>
    </w:p>
    <w:p w:rsidR="00000000" w:rsidDel="00000000" w:rsidP="00000000" w:rsidRDefault="00000000" w:rsidRPr="00000000" w14:paraId="000000D8">
      <w:pPr>
        <w:pStyle w:val="Heading2"/>
        <w:rPr>
          <w:color w:val="1155cc"/>
        </w:rPr>
      </w:pPr>
      <w:bookmarkStart w:colFirst="0" w:colLast="0" w:name="_t1ynyksi2l81" w:id="13"/>
      <w:bookmarkEnd w:id="13"/>
      <w:r w:rsidDel="00000000" w:rsidR="00000000" w:rsidRPr="00000000">
        <w:rPr>
          <w:color w:val="1155cc"/>
          <w:rtl w:val="0"/>
        </w:rPr>
        <w:t xml:space="preserve">DISABILITY</w:t>
      </w:r>
    </w:p>
    <w:p w:rsidR="00000000" w:rsidDel="00000000" w:rsidP="00000000" w:rsidRDefault="00000000" w:rsidRPr="00000000" w14:paraId="000000D9">
      <w:pPr>
        <w:rPr>
          <w:color w:val="1155cc"/>
        </w:rPr>
      </w:pPr>
      <w:r w:rsidDel="00000000" w:rsidR="00000000" w:rsidRPr="00000000">
        <w:rPr>
          <w:rtl w:val="0"/>
        </w:rPr>
      </w:r>
    </w:p>
    <w:p w:rsidR="00000000" w:rsidDel="00000000" w:rsidP="00000000" w:rsidRDefault="00000000" w:rsidRPr="00000000" w14:paraId="000000DA">
      <w:pPr>
        <w:rPr>
          <w:color w:val="1155cc"/>
        </w:rPr>
      </w:pPr>
      <w:r w:rsidDel="00000000" w:rsidR="00000000" w:rsidRPr="00000000">
        <w:rPr>
          <w:rtl w:val="0"/>
        </w:rPr>
      </w:r>
    </w:p>
    <w:p w:rsidR="00000000" w:rsidDel="00000000" w:rsidP="00000000" w:rsidRDefault="00000000" w:rsidRPr="00000000" w14:paraId="000000DB">
      <w:pPr>
        <w:rPr>
          <w:color w:val="1155cc"/>
        </w:rPr>
      </w:pPr>
      <w:r w:rsidDel="00000000" w:rsidR="00000000" w:rsidRPr="00000000">
        <w:rPr>
          <w:color w:val="1155cc"/>
          <w:rtl w:val="0"/>
        </w:rPr>
        <w:t xml:space="preserve">Other</w:t>
      </w:r>
    </w:p>
    <w:p w:rsidR="00000000" w:rsidDel="00000000" w:rsidP="00000000" w:rsidRDefault="00000000" w:rsidRPr="00000000" w14:paraId="000000DC">
      <w:pPr>
        <w:rPr>
          <w:color w:val="1155cc"/>
        </w:rPr>
      </w:pPr>
      <w:hyperlink r:id="rId37">
        <w:r w:rsidDel="00000000" w:rsidR="00000000" w:rsidRPr="00000000">
          <w:rPr>
            <w:color w:val="1155cc"/>
            <w:u w:val="single"/>
            <w:rtl w:val="0"/>
          </w:rPr>
          <w:t xml:space="preserve">https://www.dice.com/recruiting/ebooks/equality-in-tech-report/welcome/</w:t>
        </w:r>
      </w:hyperlink>
      <w:r w:rsidDel="00000000" w:rsidR="00000000" w:rsidRPr="00000000">
        <w:rPr>
          <w:color w:val="1155cc"/>
          <w:rtl w:val="0"/>
        </w:rPr>
        <w:t xml:space="preserve"> </w:t>
      </w:r>
    </w:p>
    <w:p w:rsidR="00000000" w:rsidDel="00000000" w:rsidP="00000000" w:rsidRDefault="00000000" w:rsidRPr="00000000" w14:paraId="000000DD">
      <w:pPr>
        <w:rPr>
          <w:color w:val="1155cc"/>
        </w:rPr>
      </w:pPr>
      <w:r w:rsidDel="00000000" w:rsidR="00000000" w:rsidRPr="00000000">
        <w:rPr>
          <w:rtl w:val="0"/>
        </w:rPr>
      </w:r>
    </w:p>
    <w:p w:rsidR="00000000" w:rsidDel="00000000" w:rsidP="00000000" w:rsidRDefault="00000000" w:rsidRPr="00000000" w14:paraId="000000DE">
      <w:pPr>
        <w:rPr>
          <w:color w:val="1155cc"/>
        </w:rPr>
      </w:pPr>
      <w:r w:rsidDel="00000000" w:rsidR="00000000" w:rsidRPr="00000000">
        <w:rPr>
          <w:rtl w:val="0"/>
        </w:rPr>
      </w:r>
    </w:p>
    <w:p w:rsidR="00000000" w:rsidDel="00000000" w:rsidP="00000000" w:rsidRDefault="00000000" w:rsidRPr="00000000" w14:paraId="000000DF">
      <w:pPr>
        <w:pStyle w:val="Heading2"/>
        <w:rPr>
          <w:color w:val="1155cc"/>
        </w:rPr>
      </w:pPr>
      <w:bookmarkStart w:colFirst="0" w:colLast="0" w:name="_xy156pg1mgb1" w:id="14"/>
      <w:bookmarkEnd w:id="14"/>
      <w:r w:rsidDel="00000000" w:rsidR="00000000" w:rsidRPr="00000000">
        <w:rPr>
          <w:color w:val="1155cc"/>
          <w:rtl w:val="0"/>
        </w:rPr>
        <w:t xml:space="preserve">Market needs</w:t>
      </w:r>
    </w:p>
    <w:p w:rsidR="00000000" w:rsidDel="00000000" w:rsidP="00000000" w:rsidRDefault="00000000" w:rsidRPr="00000000" w14:paraId="000000E0">
      <w:pPr>
        <w:rPr>
          <w:color w:val="1155cc"/>
        </w:rPr>
      </w:pPr>
      <w:r w:rsidDel="00000000" w:rsidR="00000000" w:rsidRPr="00000000">
        <w:rPr>
          <w:color w:val="1155cc"/>
          <w:rtl w:val="0"/>
        </w:rPr>
        <w:t xml:space="preserve">Dice’s findings for the tech industry have particular relevance as</w:t>
      </w:r>
      <w:hyperlink r:id="rId38">
        <w:r w:rsidDel="00000000" w:rsidR="00000000" w:rsidRPr="00000000">
          <w:rPr>
            <w:color w:val="1155cc"/>
            <w:u w:val="single"/>
            <w:rtl w:val="0"/>
          </w:rPr>
          <w:t xml:space="preserve"> 84% of employers plan to accelerate their digitization agenda and 50% intend to speed up the automation of tasks</w:t>
        </w:r>
      </w:hyperlink>
      <w:r w:rsidDel="00000000" w:rsidR="00000000" w:rsidRPr="00000000">
        <w:rPr>
          <w:color w:val="1155cc"/>
          <w:rtl w:val="0"/>
        </w:rPr>
        <w:t xml:space="preserve">.</w:t>
      </w:r>
    </w:p>
    <w:p w:rsidR="00000000" w:rsidDel="00000000" w:rsidP="00000000" w:rsidRDefault="00000000" w:rsidRPr="00000000" w14:paraId="000000E1">
      <w:pPr>
        <w:rPr>
          <w:color w:val="1155cc"/>
        </w:rPr>
      </w:pPr>
      <w:r w:rsidDel="00000000" w:rsidR="00000000" w:rsidRPr="00000000">
        <w:rPr>
          <w:rtl w:val="0"/>
        </w:rPr>
      </w:r>
    </w:p>
    <w:p w:rsidR="00000000" w:rsidDel="00000000" w:rsidP="00000000" w:rsidRDefault="00000000" w:rsidRPr="00000000" w14:paraId="000000E2">
      <w:pPr>
        <w:pStyle w:val="Heading2"/>
        <w:rPr>
          <w:color w:val="1155cc"/>
        </w:rPr>
      </w:pPr>
      <w:bookmarkStart w:colFirst="0" w:colLast="0" w:name="_9jn293ruxplp" w:id="15"/>
      <w:bookmarkEnd w:id="15"/>
      <w:r w:rsidDel="00000000" w:rsidR="00000000" w:rsidRPr="00000000">
        <w:rPr>
          <w:color w:val="1155cc"/>
          <w:rtl w:val="0"/>
        </w:rPr>
        <w:t xml:space="preserve">Pros of diversity</w:t>
      </w:r>
    </w:p>
    <w:p w:rsidR="00000000" w:rsidDel="00000000" w:rsidP="00000000" w:rsidRDefault="00000000" w:rsidRPr="00000000" w14:paraId="000000E3">
      <w:pPr>
        <w:rPr>
          <w:color w:val="1155cc"/>
          <w:sz w:val="24"/>
          <w:szCs w:val="24"/>
        </w:rPr>
      </w:pPr>
      <w:r w:rsidDel="00000000" w:rsidR="00000000" w:rsidRPr="00000000">
        <w:rPr>
          <w:color w:val="1155cc"/>
          <w:rtl w:val="0"/>
        </w:rPr>
        <w:t xml:space="preserve">Weforum ( world economic forum ) - ​​</w:t>
      </w:r>
      <w:r w:rsidDel="00000000" w:rsidR="00000000" w:rsidRPr="00000000">
        <w:rPr>
          <w:color w:val="1155cc"/>
          <w:sz w:val="24"/>
          <w:szCs w:val="24"/>
          <w:rtl w:val="0"/>
        </w:rPr>
        <w:t xml:space="preserve">The World Economic Forum has also published a</w:t>
      </w:r>
      <w:hyperlink r:id="rId39">
        <w:r w:rsidDel="00000000" w:rsidR="00000000" w:rsidRPr="00000000">
          <w:rPr>
            <w:color w:val="1155cc"/>
            <w:sz w:val="24"/>
            <w:szCs w:val="24"/>
            <w:rtl w:val="0"/>
          </w:rPr>
          <w:t xml:space="preserve"> Diversity, Equity and Inclusion 4.0 toolkit</w:t>
        </w:r>
      </w:hyperlink>
      <w:r w:rsidDel="00000000" w:rsidR="00000000" w:rsidRPr="00000000">
        <w:rPr>
          <w:color w:val="1155cc"/>
          <w:sz w:val="24"/>
          <w:szCs w:val="24"/>
          <w:rtl w:val="0"/>
        </w:rPr>
        <w:t xml:space="preserve"> for employers, with research suggesting that well-managed diverse teams significantly outperform homogenous ones – on everything from innovation to profitability and employee engagement.</w:t>
      </w:r>
    </w:p>
    <w:p w:rsidR="00000000" w:rsidDel="00000000" w:rsidP="00000000" w:rsidRDefault="00000000" w:rsidRPr="00000000" w14:paraId="000000E4">
      <w:pPr>
        <w:rPr>
          <w:color w:val="1155cc"/>
          <w:sz w:val="24"/>
          <w:szCs w:val="24"/>
        </w:rPr>
      </w:pPr>
      <w:r w:rsidDel="00000000" w:rsidR="00000000" w:rsidRPr="00000000">
        <w:rPr>
          <w:rtl w:val="0"/>
        </w:rPr>
      </w:r>
    </w:p>
    <w:p w:rsidR="00000000" w:rsidDel="00000000" w:rsidP="00000000" w:rsidRDefault="00000000" w:rsidRPr="00000000" w14:paraId="000000E5">
      <w:pPr>
        <w:rPr>
          <w:color w:val="1155cc"/>
        </w:rPr>
      </w:pPr>
      <w:r w:rsidDel="00000000" w:rsidR="00000000" w:rsidRPr="00000000">
        <w:rPr>
          <w:rtl w:val="0"/>
        </w:rPr>
      </w:r>
    </w:p>
    <w:p w:rsidR="00000000" w:rsidDel="00000000" w:rsidP="00000000" w:rsidRDefault="00000000" w:rsidRPr="00000000" w14:paraId="000000E6">
      <w:pPr>
        <w:pStyle w:val="Heading3"/>
        <w:rPr/>
      </w:pPr>
      <w:bookmarkStart w:colFirst="0" w:colLast="0" w:name="_7x6sqpmyr54o" w:id="16"/>
      <w:bookmarkEnd w:id="16"/>
      <w:r w:rsidDel="00000000" w:rsidR="00000000" w:rsidRPr="00000000">
        <w:rPr>
          <w:rtl w:val="0"/>
        </w:rPr>
        <w:t xml:space="preserve">Motivation and Satisfaction of Software Engineers</w:t>
      </w:r>
    </w:p>
    <w:p w:rsidR="00000000" w:rsidDel="00000000" w:rsidP="00000000" w:rsidRDefault="00000000" w:rsidRPr="00000000" w14:paraId="000000E7">
      <w:pPr>
        <w:rPr>
          <w:color w:val="1155cc"/>
        </w:rPr>
      </w:pPr>
      <w:hyperlink r:id="rId40">
        <w:r w:rsidDel="00000000" w:rsidR="00000000" w:rsidRPr="00000000">
          <w:rPr>
            <w:color w:val="1155cc"/>
            <w:u w:val="single"/>
            <w:rtl w:val="0"/>
          </w:rPr>
          <w:t xml:space="preserve">https://ieeexplore.ieee.org/cart/download.jsp?partnum=8370133&amp;searchProductType=IEEE%20Journals%20Transactions</w:t>
        </w:r>
      </w:hyperlink>
      <w:r w:rsidDel="00000000" w:rsidR="00000000" w:rsidRPr="00000000">
        <w:rPr>
          <w:color w:val="1155cc"/>
          <w:rtl w:val="0"/>
        </w:rPr>
        <w:t xml:space="preserve"> </w:t>
      </w:r>
    </w:p>
    <w:p w:rsidR="00000000" w:rsidDel="00000000" w:rsidP="00000000" w:rsidRDefault="00000000" w:rsidRPr="00000000" w14:paraId="000000E8">
      <w:pPr>
        <w:rPr>
          <w:color w:val="1155cc"/>
        </w:rPr>
      </w:pPr>
      <w:hyperlink r:id="rId41">
        <w:r w:rsidDel="00000000" w:rsidR="00000000" w:rsidRPr="00000000">
          <w:rPr>
            <w:color w:val="1155cc"/>
            <w:u w:val="single"/>
            <w:rtl w:val="0"/>
          </w:rPr>
          <w:t xml:space="preserve">https://ieeexplore.ieee.org/abstract/document/8370133</w:t>
        </w:r>
      </w:hyperlink>
      <w:r w:rsidDel="00000000" w:rsidR="00000000" w:rsidRPr="00000000">
        <w:rPr>
          <w:color w:val="1155cc"/>
          <w:rtl w:val="0"/>
        </w:rPr>
        <w:t xml:space="preserve"> </w:t>
      </w:r>
    </w:p>
    <w:p w:rsidR="00000000" w:rsidDel="00000000" w:rsidP="00000000" w:rsidRDefault="00000000" w:rsidRPr="00000000" w14:paraId="000000E9">
      <w:pPr>
        <w:rPr>
          <w:b w:val="1"/>
          <w:bCs w:val="1"/>
          <w:color w:val="1155cc"/>
        </w:rPr>
      </w:pPr>
      <w:r w:rsidDel="00000000" w:rsidR="00000000" w:rsidRPr="00000000">
        <w:rPr>
          <w:b w:val="1"/>
          <w:bCs w:val="1"/>
          <w:color w:val="1155cc"/>
          <w:rtl w:val="0"/>
        </w:rPr>
        <w:t xml:space="preserve">the limited attention paid to the appropriate use of theories to underpin the research in this area leaves it unclear how to deal with human aspects of software engineers, such as motivation and satisfaction.</w:t>
      </w:r>
    </w:p>
    <w:p w:rsidR="00000000" w:rsidDel="00000000" w:rsidP="00000000" w:rsidRDefault="00000000" w:rsidRPr="00000000" w14:paraId="000000EA">
      <w:pPr>
        <w:rPr>
          <w:color w:val="1155cc"/>
        </w:rPr>
      </w:pPr>
      <w:r w:rsidDel="00000000" w:rsidR="00000000" w:rsidRPr="00000000">
        <w:rPr>
          <w:color w:val="1155cc"/>
          <w:rtl w:val="0"/>
        </w:rPr>
        <w:t xml:space="preserve">One of these human aspects, the motivation of software engineers, is “reported to have the single largest impact on productivity and software quality management, and continues to be undermined and problematic to manage” </w:t>
      </w:r>
    </w:p>
    <w:p w:rsidR="00000000" w:rsidDel="00000000" w:rsidP="00000000" w:rsidRDefault="00000000" w:rsidRPr="00000000" w14:paraId="000000EB">
      <w:pPr>
        <w:rPr>
          <w:color w:val="1155cc"/>
        </w:rPr>
      </w:pPr>
      <w:r w:rsidDel="00000000" w:rsidR="00000000" w:rsidRPr="00000000">
        <w:rPr>
          <w:color w:val="1155cc"/>
          <w:rtl w:val="0"/>
        </w:rPr>
        <w:t xml:space="preserve">Work motivation, in contrast, refers to the desire to work, is signaled by individuals’ attitudes toward the work (engagement and focus), and directly influences individual work performance.</w:t>
      </w:r>
    </w:p>
    <w:p w:rsidR="00000000" w:rsidDel="00000000" w:rsidP="00000000" w:rsidRDefault="00000000" w:rsidRPr="00000000" w14:paraId="000000EC">
      <w:pPr>
        <w:rPr>
          <w:color w:val="1155cc"/>
        </w:rPr>
      </w:pPr>
      <w:r w:rsidDel="00000000" w:rsidR="00000000" w:rsidRPr="00000000">
        <w:rPr>
          <w:rtl w:val="0"/>
        </w:rPr>
      </w:r>
    </w:p>
    <w:p w:rsidR="00000000" w:rsidDel="00000000" w:rsidP="00000000" w:rsidRDefault="00000000" w:rsidRPr="00000000" w14:paraId="000000ED">
      <w:pPr>
        <w:rPr>
          <w:b w:val="1"/>
          <w:bCs w:val="1"/>
          <w:color w:val="1155cc"/>
        </w:rPr>
      </w:pPr>
      <w:r w:rsidDel="00000000" w:rsidR="00000000" w:rsidRPr="00000000">
        <w:rPr>
          <w:color w:val="1155cc"/>
          <w:rtl w:val="0"/>
        </w:rPr>
        <w:t xml:space="preserve">, </w:t>
      </w:r>
      <w:r w:rsidDel="00000000" w:rsidR="00000000" w:rsidRPr="00000000">
        <w:rPr>
          <w:b w:val="1"/>
          <w:bCs w:val="1"/>
          <w:color w:val="1155cc"/>
          <w:rtl w:val="0"/>
        </w:rPr>
        <w:t xml:space="preserve">populations of software engineers from all over the world exhibited similarities regarding their high growth needs (GNS)</w:t>
      </w:r>
    </w:p>
    <w:p w:rsidR="00000000" w:rsidDel="00000000" w:rsidP="00000000" w:rsidRDefault="00000000" w:rsidRPr="00000000" w14:paraId="000000EE">
      <w:pPr>
        <w:rPr>
          <w:color w:val="1155cc"/>
        </w:rPr>
      </w:pPr>
      <w:r w:rsidDel="00000000" w:rsidR="00000000" w:rsidRPr="00000000">
        <w:rPr>
          <w:rtl w:val="0"/>
        </w:rPr>
      </w:r>
    </w:p>
    <w:p w:rsidR="00000000" w:rsidDel="00000000" w:rsidP="00000000" w:rsidRDefault="00000000" w:rsidRPr="00000000" w14:paraId="000000EF">
      <w:pPr>
        <w:rPr>
          <w:color w:val="1155cc"/>
        </w:rPr>
      </w:pPr>
      <w:r w:rsidDel="00000000" w:rsidR="00000000" w:rsidRPr="00000000">
        <w:rPr>
          <w:color w:val="1155cc"/>
          <w:rtl w:val="0"/>
        </w:rPr>
        <w:t xml:space="preserve">different concepts of motivation, they would have a common characteristic: “They are all principally concerned with factors or events that energize, channel, and sustain human behavior over time.” Job satisfaction, in contrast, has been defined as “complex emotional reactions to the job”</w:t>
      </w:r>
    </w:p>
    <w:p w:rsidR="00000000" w:rsidDel="00000000" w:rsidP="00000000" w:rsidRDefault="00000000" w:rsidRPr="00000000" w14:paraId="000000F0">
      <w:pPr>
        <w:rPr>
          <w:color w:val="1155cc"/>
        </w:rPr>
      </w:pPr>
      <w:r w:rsidDel="00000000" w:rsidR="00000000" w:rsidRPr="00000000">
        <w:rPr>
          <w:rtl w:val="0"/>
        </w:rPr>
      </w:r>
    </w:p>
    <w:p w:rsidR="00000000" w:rsidDel="00000000" w:rsidP="00000000" w:rsidRDefault="00000000" w:rsidRPr="00000000" w14:paraId="000000F1">
      <w:pPr>
        <w:rPr>
          <w:color w:val="1155cc"/>
        </w:rPr>
      </w:pPr>
      <w:r w:rsidDel="00000000" w:rsidR="00000000" w:rsidRPr="00000000">
        <w:rPr>
          <w:color w:val="1155cc"/>
          <w:rtl w:val="0"/>
        </w:rPr>
        <w:t xml:space="preserve">Work motivation is about individuals’ perception of the work and its intrinsic characteristics, while job satisfaction is about the perception of a broader set of elements present in the job, including but not limited to the work itself.</w:t>
      </w:r>
    </w:p>
    <w:p w:rsidR="00000000" w:rsidDel="00000000" w:rsidP="00000000" w:rsidRDefault="00000000" w:rsidRPr="00000000" w14:paraId="000000F2">
      <w:pPr>
        <w:rPr>
          <w:color w:val="1155cc"/>
        </w:rPr>
      </w:pPr>
      <w:r w:rsidDel="00000000" w:rsidR="00000000" w:rsidRPr="00000000">
        <w:rPr>
          <w:rtl w:val="0"/>
        </w:rPr>
      </w:r>
    </w:p>
    <w:p w:rsidR="00000000" w:rsidDel="00000000" w:rsidP="00000000" w:rsidRDefault="00000000" w:rsidRPr="00000000" w14:paraId="000000F3">
      <w:pPr>
        <w:rPr>
          <w:color w:val="1155cc"/>
        </w:rPr>
      </w:pPr>
      <w:r w:rsidDel="00000000" w:rsidR="00000000" w:rsidRPr="00000000">
        <w:rPr>
          <w:color w:val="1155cc"/>
          <w:rtl w:val="0"/>
        </w:rPr>
        <w:t xml:space="preserve">Further reading</w:t>
      </w:r>
    </w:p>
    <w:p w:rsidR="00000000" w:rsidDel="00000000" w:rsidP="00000000" w:rsidRDefault="00000000" w:rsidRPr="00000000" w14:paraId="000000F4">
      <w:pPr>
        <w:rPr>
          <w:color w:val="1155cc"/>
        </w:rPr>
      </w:pPr>
      <w:hyperlink r:id="rId42">
        <w:r w:rsidDel="00000000" w:rsidR="00000000" w:rsidRPr="00000000">
          <w:rPr>
            <w:color w:val="1155cc"/>
            <w:u w:val="single"/>
            <w:rtl w:val="0"/>
          </w:rPr>
          <w:t xml:space="preserve">Evaluating Impact on Motivation and Academic Performance of a Game-Based Learning Experience Using Kahoot</w:t>
        </w:r>
      </w:hyperlink>
      <w:r w:rsidDel="00000000" w:rsidR="00000000" w:rsidRPr="00000000">
        <w:rPr>
          <w:rtl w:val="0"/>
        </w:rPr>
      </w:r>
    </w:p>
    <w:p w:rsidR="00000000" w:rsidDel="00000000" w:rsidP="00000000" w:rsidRDefault="00000000" w:rsidRPr="00000000" w14:paraId="000000F5">
      <w:pPr>
        <w:rPr>
          <w:color w:val="1155cc"/>
        </w:rPr>
      </w:pPr>
      <w:r w:rsidDel="00000000" w:rsidR="00000000" w:rsidRPr="00000000">
        <w:rPr>
          <w:rtl w:val="0"/>
        </w:rPr>
      </w:r>
    </w:p>
    <w:p w:rsidR="00000000" w:rsidDel="00000000" w:rsidP="00000000" w:rsidRDefault="00000000" w:rsidRPr="00000000" w14:paraId="000000F6">
      <w:pPr>
        <w:rPr>
          <w:color w:val="1155cc"/>
        </w:rPr>
      </w:pPr>
      <w:r w:rsidDel="00000000" w:rsidR="00000000" w:rsidRPr="00000000">
        <w:rPr>
          <w:rtl w:val="0"/>
        </w:rPr>
      </w:r>
    </w:p>
    <w:p w:rsidR="00000000" w:rsidDel="00000000" w:rsidP="00000000" w:rsidRDefault="00000000" w:rsidRPr="00000000" w14:paraId="000000F7">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r w:rsidDel="00000000" w:rsidR="00000000" w:rsidRPr="00000000">
          <w:rPr>
            <w:rtl w:val="0"/>
          </w:rPr>
        </w:r>
      </w:ins>
    </w:p>
    <w:p w:rsidR="00000000" w:rsidDel="00000000" w:rsidP="00000000" w:rsidRDefault="00000000" w:rsidRPr="00000000" w14:paraId="000000F8">
      <w:pPr>
        <w:pStyle w:val="Heading2"/>
        <w:rPr>
          <w:ins w:author="Matthew Mckeller" w:id="38" w:date="2022-04-14T18:56:31Z"/>
          <w:color w:val="1155cc"/>
          <w:rPrChange w:author="Matthew Mckeller" w:id="39" w:date="2022-04-14T18:56:31Z">
            <w:rPr>
              <w:color w:val="1155cc"/>
              <w:sz w:val="24"/>
              <w:szCs w:val="24"/>
            </w:rPr>
          </w:rPrChange>
        </w:rPr>
      </w:pPr>
      <w:ins w:author="Matthew Mckeller" w:id="38" w:date="2022-04-14T18:56:31Z">
        <w:bookmarkStart w:colFirst="0" w:colLast="0" w:name="_9kwdb0vbtf88" w:id="17"/>
        <w:bookmarkEnd w:id="17"/>
        <w:r w:rsidDel="00000000" w:rsidR="00000000" w:rsidRPr="00000000">
          <w:rPr>
            <w:color w:val="1155cc"/>
            <w:rtl w:val="0"/>
            <w:rPrChange w:author="Matthew Mckeller" w:id="39" w:date="2022-04-14T18:56:31Z">
              <w:rPr>
                <w:color w:val="1155cc"/>
                <w:sz w:val="24"/>
                <w:szCs w:val="24"/>
              </w:rPr>
            </w:rPrChange>
          </w:rPr>
          <w:t xml:space="preserve">References</w:t>
        </w:r>
      </w:ins>
    </w:p>
    <w:p w:rsidR="00000000" w:rsidDel="00000000" w:rsidP="00000000" w:rsidRDefault="00000000" w:rsidRPr="00000000" w14:paraId="000000F9">
      <w:pPr>
        <w:rPr>
          <w:ins w:author="Matthew Mckeller" w:id="38" w:date="2022-04-14T18:56:31Z"/>
          <w:color w:val="1155cc"/>
          <w:rPrChange w:author="Matthew Mckeller" w:id="40" w:date="2022-04-14T18:56:34Z">
            <w:rPr>
              <w:color w:val="1155cc"/>
              <w:sz w:val="24"/>
              <w:szCs w:val="24"/>
            </w:rPr>
          </w:rPrChange>
        </w:rPr>
      </w:pPr>
      <w:ins w:author="Matthew Mckeller" w:id="38" w:date="2022-04-14T18:56:31Z">
        <w:r w:rsidDel="00000000" w:rsidR="00000000" w:rsidRPr="00000000">
          <w:rPr>
            <w:color w:val="1155cc"/>
            <w:u w:val="single"/>
            <w:rtl w:val="0"/>
            <w:rPrChange w:author="Matthew Mckeller" w:id="39" w:date="2022-04-14T18:56:31Z">
              <w:rPr>
                <w:color w:val="1155cc"/>
                <w:u w:val="single"/>
              </w:rPr>
            </w:rPrChange>
          </w:rPr>
          <w:t xml:space="preserve">[1] </w:t>
        </w:r>
        <w:r w:rsidDel="00000000" w:rsidR="00000000" w:rsidRPr="00000000">
          <w:fldChar w:fldCharType="begin"/>
        </w:r>
        <w:r w:rsidDel="00000000" w:rsidR="00000000" w:rsidRPr="00000000">
          <w:instrText xml:space="preserve">HYPERLINK "https://hired.com/page/state-of-salaries/average-tech-salary-by-race"</w:instrText>
        </w:r>
        <w:r w:rsidDel="00000000" w:rsidR="00000000" w:rsidRPr="00000000">
          <w:fldChar w:fldCharType="separate"/>
        </w:r>
        <w:r w:rsidDel="00000000" w:rsidR="00000000" w:rsidRPr="00000000">
          <w:rPr>
            <w:color w:val="1155cc"/>
            <w:rtl w:val="0"/>
            <w:rPrChange w:author="Matthew Mckeller" w:id="40" w:date="2022-04-14T18:56:34Z">
              <w:rPr>
                <w:color w:val="1155cc"/>
                <w:u w:val="single"/>
              </w:rPr>
            </w:rPrChange>
          </w:rPr>
          <w:t xml:space="preserve">https://hired.com/page/state-of-salaries/average-tech-salary-by-race</w:t>
        </w:r>
        <w:r w:rsidDel="00000000" w:rsidR="00000000" w:rsidRPr="00000000">
          <w:fldChar w:fldCharType="end"/>
        </w:r>
        <w:r w:rsidDel="00000000" w:rsidR="00000000" w:rsidRPr="00000000">
          <w:rPr>
            <w:rtl w:val="0"/>
          </w:rPr>
        </w:r>
      </w:ins>
    </w:p>
    <w:p w:rsidR="00000000" w:rsidDel="00000000" w:rsidP="00000000" w:rsidRDefault="00000000" w:rsidRPr="00000000" w14:paraId="000000FA">
      <w:pPr>
        <w:rPr>
          <w:ins w:author="Matthew Mckeller" w:id="38" w:date="2022-04-14T18:56:31Z"/>
          <w:color w:val="1155cc"/>
          <w:u w:val="single"/>
          <w:rPrChange w:author="Matthew Mckeller" w:id="40" w:date="2022-04-14T18:56:34Z">
            <w:rPr>
              <w:color w:val="1155cc"/>
              <w:u w:val="single"/>
            </w:rPr>
          </w:rPrChange>
        </w:rPr>
      </w:pPr>
      <w:ins w:author="Matthew Mckeller" w:id="38" w:date="2022-04-14T18:56:31Z">
        <w:r w:rsidDel="00000000" w:rsidR="00000000" w:rsidRPr="00000000">
          <w:rPr>
            <w:rtl w:val="0"/>
          </w:rPr>
        </w:r>
      </w:ins>
    </w:p>
    <w:p w:rsidR="00000000" w:rsidDel="00000000" w:rsidP="00000000" w:rsidRDefault="00000000" w:rsidRPr="00000000" w14:paraId="000000FB">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r w:rsidDel="00000000" w:rsidR="00000000" w:rsidRPr="00000000">
          <w:rPr>
            <w:color w:val="1155cc"/>
            <w:u w:val="single"/>
            <w:rtl w:val="0"/>
            <w:rPrChange w:author="Matthew Mckeller" w:id="40" w:date="2022-04-14T18:56:34Z">
              <w:rPr>
                <w:color w:val="1155cc"/>
                <w:u w:val="single"/>
              </w:rPr>
            </w:rPrChange>
          </w:rPr>
          <w:t xml:space="preserve">[2] </w:t>
        </w:r>
        <w:r w:rsidDel="00000000" w:rsidR="00000000" w:rsidRPr="00000000">
          <w:fldChar w:fldCharType="begin"/>
        </w:r>
        <w:r w:rsidDel="00000000" w:rsidR="00000000" w:rsidRPr="00000000">
          <w:instrText xml:space="preserve">HYPERLINK "https://hired.com/h/wage-inequality-report/2021/"</w:instrText>
        </w:r>
        <w:r w:rsidDel="00000000" w:rsidR="00000000" w:rsidRPr="00000000">
          <w:fldChar w:fldCharType="separate"/>
        </w:r>
        <w:r w:rsidDel="00000000" w:rsidR="00000000" w:rsidRPr="00000000">
          <w:rPr>
            <w:color w:val="1155cc"/>
            <w:rtl w:val="0"/>
            <w:rPrChange w:author="Matthew Mckeller" w:id="40" w:date="2022-04-14T18:56:34Z">
              <w:rPr>
                <w:color w:val="1155cc"/>
                <w:u w:val="single"/>
              </w:rPr>
            </w:rPrChange>
          </w:rPr>
          <w:t xml:space="preserve">https://hired.com/h/wage-inequality-report/2021/</w:t>
        </w:r>
        <w:r w:rsidDel="00000000" w:rsidR="00000000" w:rsidRPr="00000000">
          <w:fldChar w:fldCharType="end"/>
        </w:r>
        <w:r w:rsidDel="00000000" w:rsidR="00000000" w:rsidRPr="00000000">
          <w:rPr>
            <w:color w:val="1155cc"/>
            <w:rtl w:val="0"/>
            <w:rPrChange w:author="Matthew Mckeller" w:id="39" w:date="2022-04-14T18:56:31Z">
              <w:rPr>
                <w:color w:val="1155cc"/>
                <w:sz w:val="24"/>
                <w:szCs w:val="24"/>
              </w:rPr>
            </w:rPrChange>
          </w:rPr>
          <w:t xml:space="preserve"> </w:t>
        </w:r>
      </w:ins>
    </w:p>
    <w:p w:rsidR="00000000" w:rsidDel="00000000" w:rsidP="00000000" w:rsidRDefault="00000000" w:rsidRPr="00000000" w14:paraId="000000FC">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r w:rsidDel="00000000" w:rsidR="00000000" w:rsidRPr="00000000">
          <w:rPr>
            <w:color w:val="1155cc"/>
            <w:u w:val="single"/>
            <w:rtl w:val="0"/>
            <w:rPrChange w:author="Matthew Mckeller" w:id="39" w:date="2022-04-14T18:56:31Z">
              <w:rPr>
                <w:color w:val="1155cc"/>
                <w:u w:val="single"/>
              </w:rPr>
            </w:rPrChange>
          </w:rPr>
          <w:t xml:space="preserve">[3] </w:t>
        </w:r>
        <w:r w:rsidDel="00000000" w:rsidR="00000000" w:rsidRPr="00000000">
          <w:fldChar w:fldCharType="begin"/>
        </w:r>
        <w:r w:rsidDel="00000000" w:rsidR="00000000" w:rsidRPr="00000000">
          <w:instrText xml:space="preserve">HYPERLINK "https://www.dice.com/recruiting/ebooks/equality-in-tech-report/welcome/"</w:instrText>
        </w:r>
        <w:r w:rsidDel="00000000" w:rsidR="00000000" w:rsidRPr="00000000">
          <w:fldChar w:fldCharType="separate"/>
        </w:r>
        <w:r w:rsidDel="00000000" w:rsidR="00000000" w:rsidRPr="00000000">
          <w:rPr>
            <w:color w:val="1155cc"/>
            <w:rtl w:val="0"/>
            <w:rPrChange w:author="Matthew Mckeller" w:id="40" w:date="2022-04-14T18:56:34Z">
              <w:rPr>
                <w:color w:val="1155cc"/>
                <w:u w:val="single"/>
              </w:rPr>
            </w:rPrChange>
          </w:rPr>
          <w:t xml:space="preserve">https://www.dice.com/recruiting/ebooks/equality-in-tech-report/welcome/</w:t>
        </w:r>
        <w:r w:rsidDel="00000000" w:rsidR="00000000" w:rsidRPr="00000000">
          <w:fldChar w:fldCharType="end"/>
        </w:r>
        <w:r w:rsidDel="00000000" w:rsidR="00000000" w:rsidRPr="00000000">
          <w:rPr>
            <w:color w:val="1155cc"/>
            <w:rtl w:val="0"/>
            <w:rPrChange w:author="Matthew Mckeller" w:id="39" w:date="2022-04-14T18:56:31Z">
              <w:rPr>
                <w:color w:val="1155cc"/>
                <w:sz w:val="24"/>
                <w:szCs w:val="24"/>
              </w:rPr>
            </w:rPrChange>
          </w:rPr>
          <w:t xml:space="preserve"> </w:t>
        </w:r>
      </w:ins>
    </w:p>
    <w:p w:rsidR="00000000" w:rsidDel="00000000" w:rsidP="00000000" w:rsidRDefault="00000000" w:rsidRPr="00000000" w14:paraId="000000FD">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r w:rsidDel="00000000" w:rsidR="00000000" w:rsidRPr="00000000">
          <w:rPr>
            <w:rtl w:val="0"/>
          </w:rPr>
        </w:r>
      </w:ins>
    </w:p>
    <w:p w:rsidR="00000000" w:rsidDel="00000000" w:rsidP="00000000" w:rsidRDefault="00000000" w:rsidRPr="00000000" w14:paraId="000000FE">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r w:rsidDel="00000000" w:rsidR="00000000" w:rsidRPr="00000000">
          <w:rPr>
            <w:rtl w:val="0"/>
          </w:rPr>
        </w:r>
      </w:ins>
    </w:p>
    <w:p w:rsidR="00000000" w:rsidDel="00000000" w:rsidP="00000000" w:rsidRDefault="00000000" w:rsidRPr="00000000" w14:paraId="000000FF">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commentRangeStart w:id="69"/>
        <w:r w:rsidDel="00000000" w:rsidR="00000000" w:rsidRPr="00000000">
          <w:rPr>
            <w:color w:val="1155cc"/>
            <w:rtl w:val="0"/>
            <w:rPrChange w:author="Matthew Mckeller" w:id="39" w:date="2022-04-14T18:56:31Z">
              <w:rPr/>
            </w:rPrChange>
          </w:rPr>
          <w:t xml:space="preserve">In the tech industry</w:t>
        </w:r>
        <w:commentRangeEnd w:id="69"/>
        <w:r w:rsidDel="00000000" w:rsidR="00000000" w:rsidRPr="00000000">
          <w:commentReference w:id="69"/>
        </w:r>
        <w:r w:rsidDel="00000000" w:rsidR="00000000" w:rsidRPr="00000000">
          <w:rPr>
            <w:color w:val="1155cc"/>
            <w:rtl w:val="0"/>
            <w:rPrChange w:author="Matthew Mckeller" w:id="39" w:date="2022-04-14T18:56:31Z">
              <w:rPr/>
            </w:rPrChange>
          </w:rPr>
          <w:t xml:space="preserve"> w</w:t>
        </w:r>
        <w:commentRangeStart w:id="70"/>
        <w:r w:rsidDel="00000000" w:rsidR="00000000" w:rsidRPr="00000000">
          <w:rPr>
            <w:color w:val="1155cc"/>
            <w:rtl w:val="0"/>
            <w:rPrChange w:author="Matthew Mckeller" w:id="39" w:date="2022-04-14T18:56:31Z">
              <w:rPr/>
            </w:rPrChange>
          </w:rPr>
          <w:t xml:space="preserve">omen and minorities face </w:t>
        </w:r>
        <w:commentRangeEnd w:id="70"/>
        <w:r w:rsidDel="00000000" w:rsidR="00000000" w:rsidRPr="00000000">
          <w:commentReference w:id="70"/>
        </w:r>
        <w:r w:rsidDel="00000000" w:rsidR="00000000" w:rsidRPr="00000000">
          <w:rPr>
            <w:color w:val="1155cc"/>
            <w:rtl w:val="0"/>
            <w:rPrChange w:author="Matthew Mckeller" w:id="39" w:date="2022-04-14T18:56:31Z">
              <w:rPr/>
            </w:rPrChange>
          </w:rPr>
          <w:t xml:space="preserve">unjust discrimination[a], make less money[b], and have less opportunity than their counterparts?]. According to Dice 57% of women have experienced discrimination in the workforce as compared to 10% of men. [3] Black workers on average make 4.5% less than white workers. </w:t>
        </w:r>
        <w:r w:rsidDel="00000000" w:rsidR="00000000" w:rsidRPr="00000000">
          <w:rPr>
            <w:color w:val="1155cc"/>
            <w:rtl w:val="0"/>
            <w:rPrChange w:author="Matthew Mckeller" w:id="39" w:date="2022-04-14T18:56:31Z">
              <w:rPr>
                <w:color w:val="1155cc"/>
              </w:rPr>
            </w:rPrChange>
          </w:rPr>
          <w:t xml:space="preserve">Black women expect salaries that are 10% lower than those of their white male counterparts[2]. </w:t>
        </w:r>
        <w:r w:rsidDel="00000000" w:rsidR="00000000" w:rsidRPr="00000000">
          <w:rPr>
            <w:rtl w:val="0"/>
          </w:rPr>
        </w:r>
      </w:ins>
    </w:p>
    <w:p w:rsidR="00000000" w:rsidDel="00000000" w:rsidP="00000000" w:rsidRDefault="00000000" w:rsidRPr="00000000" w14:paraId="00000100">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r w:rsidDel="00000000" w:rsidR="00000000" w:rsidRPr="00000000">
          <w:rPr>
            <w:rtl w:val="0"/>
          </w:rPr>
        </w:r>
      </w:ins>
    </w:p>
    <w:p w:rsidR="00000000" w:rsidDel="00000000" w:rsidP="00000000" w:rsidRDefault="00000000" w:rsidRPr="00000000" w14:paraId="00000101">
      <w:pPr>
        <w:rPr>
          <w:ins w:author="Matthew Mckeller" w:id="38" w:date="2022-04-14T18:56:31Z"/>
          <w:color w:val="1155cc"/>
          <w:rPrChange w:author="Matthew Mckeller" w:id="39" w:date="2022-04-14T18:56:31Z">
            <w:rPr>
              <w:color w:val="1155cc"/>
              <w:sz w:val="24"/>
              <w:szCs w:val="24"/>
            </w:rPr>
          </w:rPrChange>
        </w:rPr>
      </w:pPr>
      <w:ins w:author="Matthew Mckeller" w:id="38" w:date="2022-04-14T18:56:31Z">
        <w:r w:rsidDel="00000000" w:rsidR="00000000" w:rsidRPr="00000000">
          <w:rPr>
            <w:rtl w:val="0"/>
          </w:rPr>
        </w:r>
      </w:ins>
    </w:p>
    <w:p w:rsidR="00000000" w:rsidDel="00000000" w:rsidP="00000000" w:rsidRDefault="00000000" w:rsidRPr="00000000" w14:paraId="00000102">
      <w:pPr>
        <w:rPr>
          <w:color w:val="1155cc"/>
          <w:rPrChange w:author="Matthew Mckeller" w:id="40" w:date="2022-04-14T18:56:34Z">
            <w:rPr>
              <w:color w:val="1155cc"/>
            </w:rPr>
          </w:rPrChange>
        </w:rPr>
        <w:pPrChange w:author="Matthew Mckeller" w:id="0" w:date="2022-04-14T18:56:34Z">
          <w:pPr/>
        </w:pPrChange>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13" w:date="2022-04-12T17:23:34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vision/dream?</w:t>
      </w:r>
    </w:p>
  </w:comment>
  <w:comment w:author="Matthew Mckeller" w:id="14" w:date="2022-04-13T15:56:16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objective?</w:t>
      </w:r>
    </w:p>
  </w:comment>
  <w:comment w:author="Matthew Mckeller" w:id="19" w:date="2022-04-15T19:22:52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on word, is happiness the same thing as satisfaction and is happiness a byproduct of these changes for sure?</w:t>
      </w:r>
    </w:p>
  </w:comment>
  <w:comment w:author="Matthew Mckeller" w:id="68" w:date="2022-04-15T21:43:1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put in commercialization section,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what ppl expect around references, like can I just quote this company in order to use these words and all is well?</w:t>
      </w:r>
    </w:p>
  </w:comment>
  <w:comment w:author="Matthew Mckeller" w:id="54" w:date="2022-04-15T19:31:21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if I like this</w:t>
      </w:r>
    </w:p>
  </w:comment>
  <w:comment w:author="Matthew Mckeller" w:id="60" w:date="2022-04-15T21:38:4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proof?</w:t>
      </w:r>
    </w:p>
  </w:comment>
  <w:comment w:author="Matthew Mckeller" w:id="35" w:date="2022-04-07T19:40:13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some sort of revising</w:t>
      </w:r>
    </w:p>
  </w:comment>
  <w:comment w:author="Matthew Mckeller" w:id="36" w:date="2022-04-07T19:40:13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some sort of revising</w:t>
      </w:r>
    </w:p>
  </w:comment>
  <w:comment w:author="Matthew Mckeller" w:id="37" w:date="2022-04-07T19:40:1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some sort of revising</w:t>
      </w:r>
    </w:p>
  </w:comment>
  <w:comment w:author="Matthew Mckeller" w:id="38" w:date="2022-04-07T19:40:13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some sort of revising</w:t>
      </w:r>
    </w:p>
  </w:comment>
  <w:comment w:author="Matthew Mckeller" w:id="45" w:date="2022-04-08T18:04:25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w:t>
      </w:r>
    </w:p>
  </w:comment>
  <w:comment w:author="Matthew Mckeller" w:id="9" w:date="2022-04-15T19:00:53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w:t>
      </w:r>
    </w:p>
  </w:comment>
  <w:comment w:author="Matthew Mckeller" w:id="10" w:date="2022-04-15T19:08:31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great deal?</w:t>
      </w:r>
    </w:p>
  </w:comment>
  <w:comment w:author="Matthew Mckeller" w:id="11" w:date="2022-04-15T19:08:46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plenty</w:t>
      </w:r>
    </w:p>
  </w:comment>
  <w:comment w:author="Matthew Mckeller" w:id="52" w:date="2022-04-18T15:23:41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loot is: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goods, especially private property, taken from an enemy in war.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not necessarily what this is describing but it is a gaming industry well known term and fits what I'm trying to say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I could use the word prizes -- think on it</w:t>
      </w:r>
    </w:p>
  </w:comment>
  <w:comment w:author="Matthew Mckeller" w:id="43" w:date="2022-04-13T21:53:16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&amp; knowledge sharing, and this should probably be more at the top</w:t>
      </w:r>
    </w:p>
  </w:comment>
  <w:comment w:author="Matthew Mckeller" w:id="1" w:date="2022-04-15T18:22:37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x2 what do</w:t>
      </w:r>
    </w:p>
  </w:comment>
  <w:comment w:author="Matthew Mckeller" w:id="55" w:date="2022-04-13T18:01:53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w:t>
      </w:r>
    </w:p>
  </w:comment>
  <w:comment w:author="Matthew Mckeller" w:id="2" w:date="2022-04-13T23:27:08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to  paragraph 5 sentence</w:t>
      </w:r>
    </w:p>
  </w:comment>
  <w:comment w:author="Matthew Mckeller" w:id="46" w:date="2022-04-08T15:45:42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 legitimate</w:t>
      </w:r>
    </w:p>
  </w:comment>
  <w:comment w:author="Matthew Mckeller" w:id="47" w:date="2022-04-08T15:45:52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powerful</w:t>
      </w:r>
    </w:p>
  </w:comment>
  <w:comment w:author="Matthew Mckeller" w:id="48" w:date="2022-04-08T15:47:27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w:t>
      </w:r>
    </w:p>
  </w:comment>
  <w:comment w:author="Matthew Mckeller" w:id="4" w:date="2022-04-14T18:49:27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specifically talking about the tech industry but this is also the case at a larger scale, not sure if I should specify or not</w:t>
      </w:r>
    </w:p>
  </w:comment>
  <w:comment w:author="Matthew Mckeller" w:id="70" w:date="2022-04-14T18:49:27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specifically talking about the tech industry but this is also the case at a larger scale, not sure if I should specify or not</w:t>
      </w:r>
    </w:p>
  </w:comment>
  <w:comment w:author="Matthew Mckeller" w:id="15" w:date="2022-04-13T23:18:36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w:t>
      </w:r>
    </w:p>
  </w:comment>
  <w:comment w:author="Matthew Mckeller" w:id="58" w:date="2022-04-20T21:34:29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how</w:t>
      </w:r>
    </w:p>
  </w:comment>
  <w:comment w:author="Matthew Mckeller" w:id="5" w:date="2022-04-20T21:45:30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need a better word or phrase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activities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effort/endeavers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rewarding in the wrong direction / looking in the wrong direction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rewarding incorrectly / ineffectively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arbitrary/auxiliary things rather than actual results</w:t>
      </w:r>
    </w:p>
  </w:comment>
  <w:comment w:author="Matthew Mckeller" w:id="6" w:date="2022-04-20T21:47:1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ancillary</w:t>
      </w:r>
    </w:p>
  </w:comment>
  <w:comment w:author="Matthew Mckeller" w:id="7" w:date="2022-04-20T21:54:0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accessory / secondary attributes</w:t>
      </w:r>
    </w:p>
  </w:comment>
  <w:comment w:author="Matthew Mckeller" w:id="57" w:date="2022-04-13T16:49:35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wording/grammar/sentence structure</w:t>
      </w:r>
    </w:p>
  </w:comment>
  <w:comment w:author="Matthew Mckeller" w:id="50" w:date="2022-04-20T21:05:16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word</w:t>
      </w:r>
    </w:p>
  </w:comment>
  <w:comment w:author="Matthew Mckeller" w:id="49" w:date="2022-04-20T21:05:04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w:t>
      </w:r>
    </w:p>
  </w:comment>
  <w:comment w:author="Matthew Mckeller" w:id="61" w:date="2022-04-08T19:13:09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else? shadow? idk</w:t>
      </w:r>
    </w:p>
  </w:comment>
  <w:comment w:author="Matthew Mckeller" w:id="62" w:date="2022-04-20T21:42:26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w:t>
      </w:r>
    </w:p>
  </w:comment>
  <w:comment w:author="Matthew Mckeller" w:id="40" w:date="2022-04-13T18:03:24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comment>
  <w:comment w:author="Matthew Mckeller" w:id="41" w:date="2022-04-13T18:03:30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tthew Mckeller" w:id="42" w:date="2022-04-18T15:35:22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what order should I arrange these in</w:t>
      </w:r>
    </w:p>
  </w:comment>
  <w:comment w:author="Matthew Mckeller" w:id="28" w:date="2023-04-12T14:20:33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w:t>
      </w:r>
    </w:p>
  </w:comment>
  <w:comment w:author="Matthew Mckeller" w:id="3" w:date="2022-04-15T15:45:42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industries but specifically I'm talking about the tech industry here, would it be better to keep it general or specific to tech?</w:t>
      </w:r>
    </w:p>
  </w:comment>
  <w:comment w:author="Matthew Mckeller" w:id="69" w:date="2022-04-15T15:45:42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industries but specifically I'm talking about the tech industry here, would it be better to keep it general or specific to tech?</w:t>
      </w:r>
    </w:p>
  </w:comment>
  <w:comment w:author="Matthew Mckeller" w:id="26" w:date="2023-04-12T14:20:03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time, mmo, competitive, needs more descriptive factors</w:t>
      </w:r>
    </w:p>
  </w:comment>
  <w:comment w:author="Matthew Mckeller" w:id="64" w:date="2022-04-18T16:37:45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tthew Mckeller" w:id="65" w:date="2022-04-18T16:37:51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w:t>
      </w:r>
    </w:p>
  </w:comment>
  <w:comment w:author="Matthew Mckeller" w:id="66" w:date="2022-04-18T16:37:58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just say this project is</w:t>
      </w:r>
    </w:p>
  </w:comment>
  <w:comment w:author="Matthew Mckeller" w:id="31" w:date="2022-04-20T20:48:02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see as much technology as possible in our lifetime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save as many lives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bring life saving healthcare technologies into existence 20 years early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comment>
  <w:comment w:author="Matthew Mckeller" w:id="32" w:date="2022-04-20T20:50:11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w:t>
      </w:r>
    </w:p>
  </w:comment>
  <w:comment w:author="Matthew Mckeller" w:id="33" w:date="2022-04-20T20:55:45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live up to our potential</w:t>
      </w:r>
    </w:p>
  </w:comment>
  <w:comment w:author="Matthew Mckeller" w:id="39" w:date="2022-04-13T16:09:0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grammar</w:t>
      </w:r>
    </w:p>
  </w:comment>
  <w:comment w:author="Matthew Mckeller" w:id="56" w:date="2022-04-13T16:28:33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w:t>
      </w:r>
    </w:p>
  </w:comment>
  <w:comment w:author="Matthew Mckeller" w:id="44" w:date="2022-04-20T20:59:22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overused?</w:t>
      </w:r>
    </w:p>
  </w:comment>
  <w:comment w:author="Matthew Mckeller" w:id="51" w:date="2022-04-20T21:11:0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claimed?</w:t>
      </w:r>
    </w:p>
  </w:comment>
  <w:comment w:author="Matthew Mckeller" w:id="30" w:date="2022-04-20T20:27:15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paragraph?</w:t>
      </w:r>
    </w:p>
  </w:comment>
  <w:comment w:author="Matthew Mckeller" w:id="22" w:date="2022-04-20T20:26:27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bar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tthew Mckeller" w:id="8" w:date="2022-04-13T16:06:51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needed/ evidence needed</w:t>
      </w:r>
    </w:p>
  </w:comment>
  <w:comment w:author="Matthew Mckeller" w:id="0" w:date="2022-04-13T16:06:31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supporting evidence for this</w:t>
      </w:r>
    </w:p>
  </w:comment>
  <w:comment w:author="Matthew Mckeller" w:id="29" w:date="2022-04-20T20:30:09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 website maybe could do a hover link with pics or something</w:t>
      </w:r>
    </w:p>
  </w:comment>
  <w:comment w:author="Matthew Mckeller" w:id="20" w:date="2022-04-18T15:57:18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move this sentence to before "the expanse model will go a long way"</w:t>
      </w:r>
    </w:p>
  </w:comment>
  <w:comment w:author="Matthew Mckeller" w:id="12" w:date="2022-04-18T15:53:41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here? education is more specific to technology education / programming and new people are expanse but here I just broadly state education</w:t>
      </w:r>
    </w:p>
  </w:comment>
  <w:comment w:author="Matthew Mckeller" w:id="16" w:date="2022-04-18T15:54:30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students? programming students? students period is kind of broad</w:t>
      </w:r>
    </w:p>
  </w:comment>
  <w:comment w:author="Matthew Mckeller" w:id="17" w:date="2022-04-20T20:25:37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leArners</w:t>
      </w:r>
    </w:p>
  </w:comment>
  <w:comment w:author="Matthew Mckeller" w:id="18" w:date="2022-04-20T20:25:4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tthew Mckeller" w:id="23" w:date="2022-12-27T03:17:43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to tell what is accurate tbh, was small obv</w:t>
      </w:r>
    </w:p>
  </w:comment>
  <w:comment w:author="Matthew Mckeller" w:id="24" w:date="2023-04-13T19:18:21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w:t>
      </w:r>
    </w:p>
  </w:comment>
  <w:comment w:author="Matthew Mckeller" w:id="34" w:date="2022-12-27T03:22:20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gg, dashboard entry</w:t>
      </w:r>
    </w:p>
  </w:comment>
  <w:comment w:author="Matthew Mckeller" w:id="21" w:date="2022-04-18T15:55:33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w:t>
      </w:r>
    </w:p>
  </w:comment>
  <w:comment w:author="Matthew Mckeller" w:id="63" w:date="2022-04-18T16:37:09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w:t>
      </w:r>
    </w:p>
  </w:comment>
  <w:comment w:author="Matthew Mckeller" w:id="27" w:date="2023-04-13T19:21:16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tthew Mckeller" w:id="25" w:date="2023-04-13T19:20:43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extremely[word] popular massively multiplayer online games</w:t>
      </w:r>
    </w:p>
  </w:comment>
  <w:comment w:author="Matthew Mckeller" w:id="53" w:date="2022-04-18T16:10:52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 in regards to?</w:t>
      </w:r>
    </w:p>
  </w:comment>
  <w:comment w:author="Matthew Mckeller" w:id="67" w:date="2022-04-18T16:31:2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 with?</w:t>
      </w:r>
    </w:p>
  </w:comment>
  <w:comment w:author="Matthew Mckeller" w:id="59" w:date="2022-04-18T16:21:0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real standard tbh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eeexplore.ieee.org/cart/download.jsp?partnum=8370133&amp;searchProductType=IEEE%20Journals%20Transactions" TargetMode="External"/><Relationship Id="rId20" Type="http://schemas.openxmlformats.org/officeDocument/2006/relationships/hyperlink" Target="https://www.payscale.com/data/employee-engagement" TargetMode="External"/><Relationship Id="rId42" Type="http://schemas.openxmlformats.org/officeDocument/2006/relationships/hyperlink" Target="https://www.frontiersin.org/articles/10.3389/fpsyg.2019.02843/full" TargetMode="External"/><Relationship Id="rId41" Type="http://schemas.openxmlformats.org/officeDocument/2006/relationships/hyperlink" Target="https://ieeexplore.ieee.org/abstract/document/8370133" TargetMode="External"/><Relationship Id="rId22" Type="http://schemas.openxmlformats.org/officeDocument/2006/relationships/hyperlink" Target="https://www.dice.com/recruiting/ebooks/equality-in-tech-report/welcome/" TargetMode="External"/><Relationship Id="rId21" Type="http://schemas.openxmlformats.org/officeDocument/2006/relationships/hyperlink" Target="https://www.weforum.org/agenda/2021/04/gender-race-tech-industry/" TargetMode="External"/><Relationship Id="rId24" Type="http://schemas.openxmlformats.org/officeDocument/2006/relationships/hyperlink" Target="https://en.wikipedia.org/wiki/Gender_pay_gap_in_the_United_States_tech_industry" TargetMode="External"/><Relationship Id="rId23" Type="http://schemas.openxmlformats.org/officeDocument/2006/relationships/hyperlink" Target="https://whoisnnamdi.com/age-race-gender-software-engineering-pa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expanseservices.com" TargetMode="External"/><Relationship Id="rId26" Type="http://schemas.openxmlformats.org/officeDocument/2006/relationships/hyperlink" Target="https://en.wikipedia.org/wiki/United_States" TargetMode="External"/><Relationship Id="rId25" Type="http://schemas.openxmlformats.org/officeDocument/2006/relationships/hyperlink" Target="https://hiredprod.wpengine.com/h/wage-inequality-report/2020/" TargetMode="External"/><Relationship Id="rId28" Type="http://schemas.openxmlformats.org/officeDocument/2006/relationships/hyperlink" Target="https://www.theguardian.com/society/2018/apr/05/the-uk-companies-reporting-the-biggest-gender-pay-gaps" TargetMode="External"/><Relationship Id="rId27" Type="http://schemas.openxmlformats.org/officeDocument/2006/relationships/hyperlink" Target="https://hired.com/page/state-of-salaries/average-tech-salary-by-ag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weforum.org/agenda/2021/04/gender-race-tech-industry/" TargetMode="External"/><Relationship Id="rId7" Type="http://schemas.openxmlformats.org/officeDocument/2006/relationships/image" Target="media/image1.png"/><Relationship Id="rId8" Type="http://schemas.openxmlformats.org/officeDocument/2006/relationships/hyperlink" Target="https://seedfund.nsf.gov/apply/get-started/" TargetMode="External"/><Relationship Id="rId31" Type="http://schemas.openxmlformats.org/officeDocument/2006/relationships/hyperlink" Target="https://www3.weforum.org/docs/WEF_GGGR_2021.pdf" TargetMode="External"/><Relationship Id="rId30" Type="http://schemas.openxmlformats.org/officeDocument/2006/relationships/hyperlink" Target="https://www.dice.com/recruiting/ebooks/equality-in-tech-report/welcome/" TargetMode="External"/><Relationship Id="rId11" Type="http://schemas.openxmlformats.org/officeDocument/2006/relationships/hyperlink" Target="https://content.iospress.com/articles/human-systems-management/hsm201052#ref010" TargetMode="External"/><Relationship Id="rId33" Type="http://schemas.openxmlformats.org/officeDocument/2006/relationships/hyperlink" Target="https://hired.com/h/wage-inequality-report/2021/" TargetMode="External"/><Relationship Id="rId10" Type="http://schemas.openxmlformats.org/officeDocument/2006/relationships/hyperlink" Target="https://www.linkedin.com/in/mattmckeller" TargetMode="External"/><Relationship Id="rId32" Type="http://schemas.openxmlformats.org/officeDocument/2006/relationships/hyperlink" Target="https://www.linkedin.com/feed/update/urn:li:activity:6920007612650438656/" TargetMode="External"/><Relationship Id="rId13" Type="http://schemas.openxmlformats.org/officeDocument/2006/relationships/hyperlink" Target="https://www.linkedin.com/news/story/wfh-a-boon-for-the-neurodiverse-5809554/" TargetMode="External"/><Relationship Id="rId35" Type="http://schemas.openxmlformats.org/officeDocument/2006/relationships/hyperlink" Target="https://hired.com/h/wage-inequality-report/2020/#discrimiation-cloud" TargetMode="External"/><Relationship Id="rId12" Type="http://schemas.openxmlformats.org/officeDocument/2006/relationships/hyperlink" Target="https://content.iospress.com/articles/human-systems-management/hsm201052" TargetMode="External"/><Relationship Id="rId34" Type="http://schemas.openxmlformats.org/officeDocument/2006/relationships/hyperlink" Target="https://hired.com/h/wage-inequality-report/2020/#discrimiation-cloud" TargetMode="External"/><Relationship Id="rId15" Type="http://schemas.openxmlformats.org/officeDocument/2006/relationships/hyperlink" Target="https://hired.com/page/state-of-salaries/average-tech-salary-by-race" TargetMode="External"/><Relationship Id="rId37" Type="http://schemas.openxmlformats.org/officeDocument/2006/relationships/hyperlink" Target="https://www.dice.com/recruiting/ebooks/equality-in-tech-report/welcome/" TargetMode="External"/><Relationship Id="rId14" Type="http://schemas.openxmlformats.org/officeDocument/2006/relationships/hyperlink" Target="https://hired.com/page/state-of-salaries/tech-talent-education-trends" TargetMode="External"/><Relationship Id="rId36" Type="http://schemas.openxmlformats.org/officeDocument/2006/relationships/hyperlink" Target="https://hired.com/h/wage-inequality-report/2021/" TargetMode="External"/><Relationship Id="rId17" Type="http://schemas.openxmlformats.org/officeDocument/2006/relationships/hyperlink" Target="https://resources.payscale.com/hr-ebook-why-fair-and-equal-pay-arent-the-same.html" TargetMode="External"/><Relationship Id="rId39" Type="http://schemas.openxmlformats.org/officeDocument/2006/relationships/hyperlink" Target="https://www.weforum.org/reports/diversity-equity-and-inclusion-4-0-a-toolkit-for-leaders-to-accelerate-social-progress-in-the-future-of-work" TargetMode="External"/><Relationship Id="rId16" Type="http://schemas.openxmlformats.org/officeDocument/2006/relationships/hyperlink" Target="https://www.payscale.com/research-and-insights/racial-wage-gap-in-tech/" TargetMode="External"/><Relationship Id="rId38" Type="http://schemas.openxmlformats.org/officeDocument/2006/relationships/hyperlink" Target="http://www3.weforum.org/docs/WEF_Future_of_Jobs_2020.pdf" TargetMode="External"/><Relationship Id="rId19" Type="http://schemas.openxmlformats.org/officeDocument/2006/relationships/hyperlink" Target="https://www.bloomberg.com/news/articles/2018-06-06/the-company-where-everybody-knows-what-you-make" TargetMode="External"/><Relationship Id="rId18" Type="http://schemas.openxmlformats.org/officeDocument/2006/relationships/hyperlink" Target="https://hbr.org/2018/06/new-research-shows-how-employees-feel-when-their-requests-for-raises-are-deni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