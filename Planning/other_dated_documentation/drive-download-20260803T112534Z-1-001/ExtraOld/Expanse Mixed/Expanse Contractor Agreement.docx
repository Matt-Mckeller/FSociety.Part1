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456FD" w14:textId="0832BC6B" w:rsidR="006D37DE" w:rsidRPr="00A81BB3" w:rsidRDefault="006D37DE" w:rsidP="00AB3C91">
      <w:pPr>
        <w:pStyle w:val="Title"/>
        <w:rPr>
          <w:color w:val="FF0000"/>
          <w:highlight w:val="yellow"/>
        </w:rPr>
      </w:pPr>
      <w:r w:rsidRPr="00A81BB3">
        <w:rPr>
          <w:color w:val="FF0000"/>
          <w:highlight w:val="yellow"/>
        </w:rPr>
        <w:t>NOTE – this document includes instructional comments in the sidebar. If you do not see them, you may need to turn them on in the settings. You should delete those comments before sharing the agreement with the other party.</w:t>
      </w:r>
      <w:r w:rsidR="00CD1E58" w:rsidRPr="00A81BB3">
        <w:rPr>
          <w:color w:val="FF0000"/>
          <w:highlight w:val="yellow"/>
        </w:rPr>
        <w:t xml:space="preserve"> Also, be sure to fill in all highlighted items and remove all highlights before sharing this with the other party.</w:t>
      </w:r>
    </w:p>
    <w:p w14:paraId="33C83FE4" w14:textId="74C16E3D" w:rsidR="00B0552A" w:rsidRPr="003124E7" w:rsidRDefault="00D451D3" w:rsidP="00AB3C91">
      <w:pPr>
        <w:pStyle w:val="Title"/>
        <w:rPr>
          <w:highlight w:val="yellow"/>
        </w:rPr>
      </w:pPr>
      <w:r w:rsidRPr="00BC3C06">
        <w:t>Contractor</w:t>
      </w:r>
      <w:r w:rsidR="004817E6" w:rsidRPr="00BC3C06">
        <w:t xml:space="preserve"> Agreement</w:t>
      </w:r>
      <w:r w:rsidR="009D29CF" w:rsidRPr="00325527">
        <w:tab/>
      </w:r>
      <w:commentRangeStart w:id="0"/>
      <w:r w:rsidR="007965FB" w:rsidRPr="009D29CF">
        <w:rPr>
          <w:highlight w:val="yellow"/>
        </w:rPr>
        <w:t>D</w:t>
      </w:r>
      <w:commentRangeEnd w:id="0"/>
      <w:r w:rsidR="00BC3C06">
        <w:rPr>
          <w:rStyle w:val="CommentReference"/>
          <w:b w:val="0"/>
          <w:kern w:val="0"/>
        </w:rPr>
        <w:commentReference w:id="0"/>
      </w:r>
      <w:r w:rsidR="007965FB" w:rsidRPr="009D29CF">
        <w:rPr>
          <w:highlight w:val="yellow"/>
        </w:rPr>
        <w:t>ate</w:t>
      </w:r>
    </w:p>
    <w:p w14:paraId="5809161F" w14:textId="77777777" w:rsidR="00AB3C91" w:rsidRDefault="00325527" w:rsidP="00AB3C91">
      <w:r w:rsidRPr="00AE72D0">
        <w:t xml:space="preserve">This </w:t>
      </w:r>
      <w:r w:rsidR="00D451D3" w:rsidRPr="00AE72D0">
        <w:t>Contractor</w:t>
      </w:r>
      <w:r w:rsidRPr="00AE72D0">
        <w:t xml:space="preserve"> </w:t>
      </w:r>
      <w:r w:rsidR="004817E6" w:rsidRPr="00AE72D0">
        <w:t>A</w:t>
      </w:r>
      <w:r w:rsidR="006B2855" w:rsidRPr="00AE72D0">
        <w:t>greement</w:t>
      </w:r>
      <w:r w:rsidRPr="00AE72D0">
        <w:t xml:space="preserve"> is effective</w:t>
      </w:r>
      <w:r w:rsidRPr="00325527">
        <w:t xml:space="preserve"> as of the date stated above (the “</w:t>
      </w:r>
      <w:r w:rsidRPr="00325527">
        <w:rPr>
          <w:b/>
        </w:rPr>
        <w:t>Effective Date</w:t>
      </w:r>
      <w:r w:rsidRPr="00325527">
        <w:t xml:space="preserve">”) and is between </w:t>
      </w:r>
      <w:r w:rsidR="00BF638A" w:rsidRPr="0011783F">
        <w:rPr>
          <w:bCs/>
        </w:rPr>
        <w:t>Expanse Services LLC</w:t>
      </w:r>
      <w:r w:rsidRPr="0011783F">
        <w:t xml:space="preserve"> (“</w:t>
      </w:r>
      <w:r w:rsidR="00BF638A" w:rsidRPr="0011783F">
        <w:rPr>
          <w:b/>
          <w:bCs/>
        </w:rPr>
        <w:t>Expanse</w:t>
      </w:r>
      <w:r w:rsidRPr="00325527">
        <w:t xml:space="preserve">”) and </w:t>
      </w:r>
      <w:commentRangeStart w:id="1"/>
      <w:r w:rsidR="006D37DE" w:rsidRPr="006D37DE">
        <w:rPr>
          <w:highlight w:val="yellow"/>
        </w:rPr>
        <w:t>_</w:t>
      </w:r>
      <w:commentRangeEnd w:id="1"/>
      <w:r w:rsidR="00BC3C06">
        <w:rPr>
          <w:rStyle w:val="CommentReference"/>
        </w:rPr>
        <w:commentReference w:id="1"/>
      </w:r>
      <w:r w:rsidR="006D37DE" w:rsidRPr="006D37DE">
        <w:rPr>
          <w:highlight w:val="yellow"/>
        </w:rPr>
        <w:t>_______</w:t>
      </w:r>
      <w:r w:rsidR="006D37DE">
        <w:t xml:space="preserve"> (the “</w:t>
      </w:r>
      <w:r w:rsidR="00D451D3">
        <w:rPr>
          <w:b/>
          <w:bCs/>
        </w:rPr>
        <w:t>Contractor</w:t>
      </w:r>
      <w:r w:rsidR="006D37DE">
        <w:t>”).</w:t>
      </w:r>
    </w:p>
    <w:p w14:paraId="012B4FBA" w14:textId="159AEFAB" w:rsidR="007F05F5" w:rsidRPr="00CE64A1" w:rsidRDefault="007F05F5" w:rsidP="00AB3C91">
      <w:r w:rsidRPr="00CE64A1">
        <w:t>The parties</w:t>
      </w:r>
      <w:r w:rsidR="00325527">
        <w:t xml:space="preserve"> </w:t>
      </w:r>
      <w:r w:rsidRPr="00CE64A1">
        <w:t>agree as follows:</w:t>
      </w:r>
      <w:r w:rsidR="00724DCB">
        <w:tab/>
      </w:r>
    </w:p>
    <w:p w14:paraId="47688FC8" w14:textId="415AA74A" w:rsidR="00E674B5" w:rsidRDefault="00325527" w:rsidP="00AB3C91">
      <w:pPr>
        <w:pStyle w:val="NormalSection1"/>
        <w:tabs>
          <w:tab w:val="num" w:pos="720"/>
        </w:tabs>
      </w:pPr>
      <w:bookmarkStart w:id="2" w:name="_Ref313951229"/>
      <w:r w:rsidRPr="00AB3C91">
        <w:rPr>
          <w:b/>
          <w:bCs/>
        </w:rPr>
        <w:t>Term</w:t>
      </w:r>
      <w:r w:rsidR="00B0552A" w:rsidRPr="003124E7">
        <w:t xml:space="preserve">. </w:t>
      </w:r>
      <w:r w:rsidR="00E674B5" w:rsidRPr="00E674B5">
        <w:t xml:space="preserve">Subject to the termination provisions </w:t>
      </w:r>
      <w:r w:rsidR="00E674B5">
        <w:t>below</w:t>
      </w:r>
      <w:r w:rsidR="00E674B5" w:rsidRPr="00E674B5">
        <w:t xml:space="preserve">, </w:t>
      </w:r>
      <w:r w:rsidR="00E674B5">
        <w:t>this agreement</w:t>
      </w:r>
      <w:r w:rsidR="00E674B5" w:rsidRPr="00E674B5">
        <w:t xml:space="preserve"> </w:t>
      </w:r>
      <w:r w:rsidR="00E674B5">
        <w:t xml:space="preserve">beings on the Effective Date and continues for </w:t>
      </w:r>
      <w:r w:rsidR="006528DE">
        <w:rPr>
          <w:highlight w:val="yellow"/>
        </w:rPr>
        <w:t>three</w:t>
      </w:r>
      <w:r w:rsidR="00E674B5" w:rsidRPr="00AB3C91">
        <w:rPr>
          <w:highlight w:val="yellow"/>
        </w:rPr>
        <w:t xml:space="preserve"> years</w:t>
      </w:r>
      <w:r w:rsidR="00E674B5">
        <w:t>. T</w:t>
      </w:r>
      <w:r w:rsidR="00E674B5" w:rsidRPr="00E674B5">
        <w:t xml:space="preserve">he parties </w:t>
      </w:r>
      <w:r w:rsidR="00E674B5" w:rsidRPr="006528DE">
        <w:t>may extend the term of this agreement if the extension is agreed to in writing (an extension made by email is sufficient provided the email expressly references this agreement and the length of the renewal).</w:t>
      </w:r>
    </w:p>
    <w:p w14:paraId="4CB19B42" w14:textId="6CEBAE2F" w:rsidR="0033749B" w:rsidRDefault="006528DE" w:rsidP="006C0CD4">
      <w:pPr>
        <w:pStyle w:val="NormalSection1"/>
        <w:tabs>
          <w:tab w:val="num" w:pos="720"/>
        </w:tabs>
      </w:pPr>
      <w:r w:rsidRPr="00130C5B">
        <w:rPr>
          <w:b/>
          <w:bCs/>
        </w:rPr>
        <w:t>Services</w:t>
      </w:r>
      <w:r w:rsidRPr="006528DE">
        <w:t>.</w:t>
      </w:r>
      <w:r>
        <w:t xml:space="preserve"> The Contractor</w:t>
      </w:r>
      <w:r w:rsidRPr="006528DE">
        <w:t xml:space="preserve"> shall perform software-related services for </w:t>
      </w:r>
      <w:r>
        <w:t>Expanse</w:t>
      </w:r>
      <w:r w:rsidRPr="006528DE">
        <w:t xml:space="preserve"> as agreed to by the parties in writing (usually in an email) on an ongoing basis during the term of this agreement (the “</w:t>
      </w:r>
      <w:r w:rsidRPr="00130C5B">
        <w:rPr>
          <w:b/>
          <w:bCs/>
        </w:rPr>
        <w:t>Services</w:t>
      </w:r>
      <w:r w:rsidRPr="006528DE">
        <w:t xml:space="preserve">”). </w:t>
      </w:r>
      <w:r w:rsidR="00130C5B">
        <w:t xml:space="preserve">Expanse may post </w:t>
      </w:r>
      <w:r w:rsidR="0033749B" w:rsidRPr="0033749B">
        <w:t xml:space="preserve">“projects” or “tasks” to </w:t>
      </w:r>
      <w:r w:rsidR="00130C5B">
        <w:t>its</w:t>
      </w:r>
      <w:r w:rsidR="0033749B" w:rsidRPr="0033749B">
        <w:t xml:space="preserve"> project management system which </w:t>
      </w:r>
      <w:r w:rsidR="00130C5B">
        <w:t>the Contractor</w:t>
      </w:r>
      <w:r w:rsidR="0033749B" w:rsidRPr="0033749B">
        <w:t xml:space="preserve"> may accept. </w:t>
      </w:r>
      <w:r w:rsidR="00130C5B">
        <w:t>Expanse</w:t>
      </w:r>
      <w:r w:rsidR="0033749B" w:rsidRPr="0033749B">
        <w:t xml:space="preserve"> will assign a set number of “points” to each project depending on the skill level required to complete it, the complexity of the project, the time to complete the project, and other factors decided by </w:t>
      </w:r>
      <w:r w:rsidR="00130C5B">
        <w:t>Expanse</w:t>
      </w:r>
      <w:r w:rsidR="0033749B" w:rsidRPr="0033749B">
        <w:t xml:space="preserve">. </w:t>
      </w:r>
      <w:r w:rsidR="00130C5B">
        <w:t>Expanse</w:t>
      </w:r>
      <w:r w:rsidR="0033749B" w:rsidRPr="0033749B">
        <w:t xml:space="preserve"> may also have a services manual which </w:t>
      </w:r>
      <w:r w:rsidR="00130C5B">
        <w:t>it</w:t>
      </w:r>
      <w:r w:rsidR="0033749B" w:rsidRPr="0033749B">
        <w:t xml:space="preserve"> use</w:t>
      </w:r>
      <w:r w:rsidR="00130C5B">
        <w:t>s</w:t>
      </w:r>
      <w:r w:rsidR="0033749B" w:rsidRPr="0033749B">
        <w:t xml:space="preserve"> to provide </w:t>
      </w:r>
      <w:r w:rsidR="00130C5B">
        <w:t>best practices it recommends the Contractor follow with respect to</w:t>
      </w:r>
      <w:r w:rsidR="0033749B" w:rsidRPr="0033749B">
        <w:t xml:space="preserve"> completing </w:t>
      </w:r>
      <w:r w:rsidR="00130C5B">
        <w:t>the Services</w:t>
      </w:r>
      <w:r w:rsidR="0033749B" w:rsidRPr="0033749B">
        <w:t xml:space="preserve">. </w:t>
      </w:r>
      <w:r w:rsidR="00130C5B">
        <w:t>Expanse</w:t>
      </w:r>
      <w:r w:rsidR="0033749B" w:rsidRPr="0033749B">
        <w:t xml:space="preserve"> may modify that manual at any time for any reason and will provide </w:t>
      </w:r>
      <w:r w:rsidR="00130C5B">
        <w:t>the Contractor</w:t>
      </w:r>
      <w:r w:rsidR="0033749B" w:rsidRPr="0033749B">
        <w:t xml:space="preserve"> with copies of all such modifications.</w:t>
      </w:r>
      <w:ins w:id="3" w:author="Chris Brown" w:date="2021-12-17T09:33:00Z">
        <w:r w:rsidR="00434CA7">
          <w:t xml:space="preserve"> Expanse may provide the Contr</w:t>
        </w:r>
      </w:ins>
      <w:ins w:id="4" w:author="Chris Brown" w:date="2021-12-17T09:34:00Z">
        <w:r w:rsidR="00434CA7">
          <w:t xml:space="preserve">actor with minimal equipment, to provide continuity </w:t>
        </w:r>
      </w:ins>
      <w:ins w:id="5" w:author="Chris Brown" w:date="2021-12-17T09:35:00Z">
        <w:r w:rsidR="00867BFB">
          <w:t xml:space="preserve">for the </w:t>
        </w:r>
      </w:ins>
      <w:ins w:id="6" w:author="Chris Brown" w:date="2021-12-17T09:36:00Z">
        <w:r w:rsidR="00867BFB">
          <w:t xml:space="preserve">Contractor’s deliverables </w:t>
        </w:r>
      </w:ins>
      <w:ins w:id="7" w:author="Chris Brown" w:date="2021-12-17T09:34:00Z">
        <w:r w:rsidR="00434CA7">
          <w:t>and additional data security with respect to the Contractor’s Services. If provided, the Contractor shall use that equipment</w:t>
        </w:r>
      </w:ins>
      <w:ins w:id="8" w:author="Chris Brown" w:date="2021-12-17T09:35:00Z">
        <w:r w:rsidR="00434CA7">
          <w:t>, and the Contractor will be liable for any damage caused to the equipment (other than normal wear and tear) and liable for any loss or theft of the equipment. Upon the completion of the Contractor’s Services (or upon Expanse’s request), the Contractor shall return all such equipment to Expanse.</w:t>
        </w:r>
      </w:ins>
      <w:ins w:id="9" w:author="Chris Brown" w:date="2021-12-17T09:34:00Z">
        <w:r w:rsidR="00434CA7">
          <w:t xml:space="preserve"> </w:t>
        </w:r>
      </w:ins>
      <w:r w:rsidR="00130C5B">
        <w:t xml:space="preserve"> </w:t>
      </w:r>
      <w:commentRangeStart w:id="10"/>
      <w:r w:rsidR="00130C5B">
        <w:t>Notwithstanding the foregoing, Expanse acknowledges that the Contractor is an independent contractor and will have the authority to select when and where it works</w:t>
      </w:r>
      <w:del w:id="11" w:author="Chris Brown" w:date="2021-12-17T09:36:00Z">
        <w:r w:rsidR="00130C5B" w:rsidDel="00867BFB">
          <w:delText xml:space="preserve"> and which tools and equipment it will use</w:delText>
        </w:r>
      </w:del>
      <w:r w:rsidR="00130C5B">
        <w:t>, and Expanse will not interfere with those rights except to require the Contractor to complete the Services on time in a professional manner to Expanse’s requirements.</w:t>
      </w:r>
      <w:commentRangeEnd w:id="10"/>
      <w:r w:rsidR="00130C5B">
        <w:rPr>
          <w:rStyle w:val="CommentReference"/>
        </w:rPr>
        <w:commentReference w:id="10"/>
      </w:r>
    </w:p>
    <w:p w14:paraId="079765F8" w14:textId="101CB9E7" w:rsidR="00130C5B" w:rsidRDefault="00130C5B" w:rsidP="006C0CD4">
      <w:pPr>
        <w:pStyle w:val="NormalSection1"/>
        <w:tabs>
          <w:tab w:val="num" w:pos="720"/>
        </w:tabs>
      </w:pPr>
      <w:r>
        <w:rPr>
          <w:b/>
          <w:bCs/>
        </w:rPr>
        <w:t>Subcontractors</w:t>
      </w:r>
      <w:r w:rsidRPr="00130C5B">
        <w:t>.</w:t>
      </w:r>
      <w:r>
        <w:t xml:space="preserve"> </w:t>
      </w:r>
      <w:r w:rsidRPr="00130C5B">
        <w:t xml:space="preserve">The Contractor </w:t>
      </w:r>
      <w:r>
        <w:t>may</w:t>
      </w:r>
      <w:r w:rsidRPr="00130C5B">
        <w:t xml:space="preserve"> </w:t>
      </w:r>
      <w:r w:rsidR="00024674">
        <w:t xml:space="preserve">use </w:t>
      </w:r>
      <w:r w:rsidRPr="00130C5B">
        <w:t>subcontractors to perform the Services</w:t>
      </w:r>
      <w:r>
        <w:t xml:space="preserve">, provided (a) </w:t>
      </w:r>
      <w:r w:rsidR="00612548">
        <w:t xml:space="preserve">the Contractor </w:t>
      </w:r>
      <w:r>
        <w:t xml:space="preserve">obtains Expanse’s </w:t>
      </w:r>
      <w:r w:rsidRPr="00130C5B">
        <w:t>w</w:t>
      </w:r>
      <w:r>
        <w:t xml:space="preserve">ritten (including email) consent to </w:t>
      </w:r>
      <w:r w:rsidR="00612548">
        <w:t xml:space="preserve">do so, and (b) the Contractor and all subcontractors comply with all of Expanse’s </w:t>
      </w:r>
      <w:r w:rsidRPr="00130C5B">
        <w:t>subcontractor policies</w:t>
      </w:r>
      <w:r w:rsidR="00612548">
        <w:t xml:space="preserve"> (if any). Notwithstanding the foregoing, the Contractor will</w:t>
      </w:r>
      <w:r w:rsidRPr="00130C5B">
        <w:t xml:space="preserve"> remain liable for all its obligations in this </w:t>
      </w:r>
      <w:r w:rsidR="00612548">
        <w:t>a</w:t>
      </w:r>
      <w:r w:rsidRPr="00130C5B">
        <w:t>greement.</w:t>
      </w:r>
    </w:p>
    <w:p w14:paraId="33C3D94F" w14:textId="1B81B20B" w:rsidR="00D34431" w:rsidRPr="00D34431" w:rsidRDefault="00D34431" w:rsidP="006C0CD4">
      <w:pPr>
        <w:pStyle w:val="NormalSection1"/>
        <w:tabs>
          <w:tab w:val="num" w:pos="720"/>
        </w:tabs>
      </w:pPr>
      <w:r>
        <w:rPr>
          <w:b/>
          <w:bCs/>
        </w:rPr>
        <w:t>Payment</w:t>
      </w:r>
      <w:r w:rsidRPr="00D34431">
        <w:t>.</w:t>
      </w:r>
      <w:r>
        <w:t xml:space="preserve"> </w:t>
      </w:r>
      <w:r>
        <w:rPr>
          <w:bCs/>
        </w:rPr>
        <w:t>Expanse</w:t>
      </w:r>
      <w:r w:rsidRPr="00D34431">
        <w:rPr>
          <w:bCs/>
        </w:rPr>
        <w:t xml:space="preserve"> </w:t>
      </w:r>
      <w:r>
        <w:rPr>
          <w:bCs/>
        </w:rPr>
        <w:t>shall pay the Contractor for each project the Contractor timely completes</w:t>
      </w:r>
      <w:r w:rsidRPr="00D34431">
        <w:rPr>
          <w:bCs/>
        </w:rPr>
        <w:t xml:space="preserve"> based on the points assigned to those completed projects. </w:t>
      </w:r>
      <w:r>
        <w:rPr>
          <w:bCs/>
        </w:rPr>
        <w:t>Expanse</w:t>
      </w:r>
      <w:r w:rsidRPr="00D34431">
        <w:rPr>
          <w:bCs/>
        </w:rPr>
        <w:t xml:space="preserve"> may change the way </w:t>
      </w:r>
      <w:r>
        <w:rPr>
          <w:bCs/>
        </w:rPr>
        <w:t>it</w:t>
      </w:r>
      <w:r w:rsidRPr="00D34431">
        <w:rPr>
          <w:bCs/>
        </w:rPr>
        <w:t xml:space="preserve"> allocate</w:t>
      </w:r>
      <w:r>
        <w:rPr>
          <w:bCs/>
        </w:rPr>
        <w:t>s</w:t>
      </w:r>
      <w:r w:rsidRPr="00D34431">
        <w:rPr>
          <w:bCs/>
        </w:rPr>
        <w:t xml:space="preserve"> points to projects, and the compensation payable per point, but </w:t>
      </w:r>
      <w:r>
        <w:rPr>
          <w:bCs/>
        </w:rPr>
        <w:t>it</w:t>
      </w:r>
      <w:r w:rsidRPr="00D34431">
        <w:rPr>
          <w:bCs/>
        </w:rPr>
        <w:t xml:space="preserve"> </w:t>
      </w:r>
      <w:r>
        <w:rPr>
          <w:bCs/>
        </w:rPr>
        <w:t>shall</w:t>
      </w:r>
      <w:r w:rsidRPr="00D34431">
        <w:rPr>
          <w:bCs/>
        </w:rPr>
        <w:t xml:space="preserve"> not reduce the points or the associated compensation payable </w:t>
      </w:r>
      <w:r w:rsidR="00414B6D">
        <w:t xml:space="preserve">on a particular project </w:t>
      </w:r>
      <w:r w:rsidRPr="00D34431">
        <w:rPr>
          <w:bCs/>
        </w:rPr>
        <w:t xml:space="preserve">after </w:t>
      </w:r>
      <w:r>
        <w:rPr>
          <w:bCs/>
        </w:rPr>
        <w:t>the Contractor has</w:t>
      </w:r>
      <w:r w:rsidRPr="00D34431">
        <w:rPr>
          <w:bCs/>
        </w:rPr>
        <w:t xml:space="preserve"> selected and started to provide services under </w:t>
      </w:r>
      <w:r w:rsidR="00414B6D">
        <w:rPr>
          <w:bCs/>
        </w:rPr>
        <w:t>that</w:t>
      </w:r>
      <w:r w:rsidRPr="00D34431">
        <w:rPr>
          <w:bCs/>
        </w:rPr>
        <w:t xml:space="preserve"> project. </w:t>
      </w:r>
      <w:r w:rsidR="00CC078B">
        <w:rPr>
          <w:bCs/>
        </w:rPr>
        <w:t>Expanse shall pay the Contractor all undisputed amounts due on an ongoing basis every other week (or on a faster pay schedule if it decides to increase the pay schedule)</w:t>
      </w:r>
      <w:r w:rsidR="00CC078B" w:rsidRPr="00CC078B">
        <w:t>.</w:t>
      </w:r>
      <w:r w:rsidR="00CC078B">
        <w:t xml:space="preserve"> The Contractor shall provide Expanse with a fully completed and accurate IRS Form W9 prior to Expanse being required to make any payment under this agreement.</w:t>
      </w:r>
    </w:p>
    <w:p w14:paraId="51645954" w14:textId="14D65334" w:rsidR="00A02107" w:rsidRPr="00A02107" w:rsidRDefault="00A02107" w:rsidP="00AB3C91">
      <w:pPr>
        <w:pStyle w:val="NormalSection1"/>
        <w:tabs>
          <w:tab w:val="num" w:pos="720"/>
        </w:tabs>
      </w:pPr>
      <w:bookmarkStart w:id="12" w:name="_Ref279837277"/>
      <w:r w:rsidRPr="00AB3C91">
        <w:rPr>
          <w:b/>
        </w:rPr>
        <w:t>No Conflicts</w:t>
      </w:r>
      <w:r w:rsidRPr="00A02107">
        <w:t xml:space="preserve">. The Contractor represents to </w:t>
      </w:r>
      <w:r w:rsidR="00740E5F">
        <w:t>Expanse</w:t>
      </w:r>
      <w:r w:rsidRPr="00A02107">
        <w:t xml:space="preserve"> that the Contractor is not under an obligation in conflict with this </w:t>
      </w:r>
      <w:r>
        <w:t>a</w:t>
      </w:r>
      <w:r w:rsidRPr="00A02107">
        <w:t xml:space="preserve">greement and that the Contractor has the right to disclose and use all information it </w:t>
      </w:r>
      <w:r w:rsidRPr="00A02107">
        <w:lastRenderedPageBreak/>
        <w:t>discloses and uses in performing the Services without liability to third parties</w:t>
      </w:r>
      <w:bookmarkEnd w:id="12"/>
      <w:r w:rsidRPr="00A02107">
        <w:t xml:space="preserve">. Additionally, in performing the Services, the Contractor shall not knowingly infringe upon any copyright, trademark, trade secret, patent, or other property right, of any third party. </w:t>
      </w:r>
    </w:p>
    <w:p w14:paraId="52C5362E" w14:textId="2D3876BD" w:rsidR="00C753FA" w:rsidRDefault="00C753FA" w:rsidP="00AB3C91">
      <w:pPr>
        <w:pStyle w:val="NormalSection1"/>
        <w:tabs>
          <w:tab w:val="num" w:pos="720"/>
        </w:tabs>
      </w:pPr>
      <w:r w:rsidRPr="00AB3C91">
        <w:rPr>
          <w:b/>
          <w:bCs/>
        </w:rPr>
        <w:t>Intellectual Property</w:t>
      </w:r>
      <w:r>
        <w:t xml:space="preserve">. </w:t>
      </w:r>
      <w:r w:rsidRPr="00087645">
        <w:t xml:space="preserve">The parties intend for </w:t>
      </w:r>
      <w:r w:rsidR="00740E5F">
        <w:t>Expanse</w:t>
      </w:r>
      <w:r w:rsidRPr="00087645">
        <w:t xml:space="preserve"> to own all </w:t>
      </w:r>
      <w:r>
        <w:t>works</w:t>
      </w:r>
      <w:r w:rsidRPr="00087645">
        <w:t xml:space="preserve"> </w:t>
      </w:r>
      <w:r>
        <w:t>the Contractor</w:t>
      </w:r>
      <w:r w:rsidRPr="00087645">
        <w:t xml:space="preserve"> </w:t>
      </w:r>
      <w:r>
        <w:t xml:space="preserve">creates </w:t>
      </w:r>
      <w:r w:rsidRPr="00087645">
        <w:t xml:space="preserve">under this </w:t>
      </w:r>
      <w:r>
        <w:t>agreement</w:t>
      </w:r>
      <w:r w:rsidRPr="00087645">
        <w:t xml:space="preserve"> (the “</w:t>
      </w:r>
      <w:r w:rsidRPr="00AB3C91">
        <w:rPr>
          <w:b/>
          <w:bCs/>
        </w:rPr>
        <w:t>Work Product</w:t>
      </w:r>
      <w:r w:rsidRPr="00087645">
        <w:t xml:space="preserve">”) and all Intellectual Property in the </w:t>
      </w:r>
      <w:r>
        <w:t>Work Product</w:t>
      </w:r>
      <w:r w:rsidRPr="00087645">
        <w:t xml:space="preserve"> (“</w:t>
      </w:r>
      <w:r w:rsidRPr="00AB3C91">
        <w:rPr>
          <w:b/>
          <w:bCs/>
        </w:rPr>
        <w:t>Intellectual Property</w:t>
      </w:r>
      <w:r w:rsidRPr="00087645">
        <w:t xml:space="preserve">” means all intellectual property rights including copyrights, </w:t>
      </w:r>
      <w:proofErr w:type="gramStart"/>
      <w:r w:rsidRPr="00087645">
        <w:t>trademarks</w:t>
      </w:r>
      <w:proofErr w:type="gramEnd"/>
      <w:r>
        <w:t xml:space="preserve"> and </w:t>
      </w:r>
      <w:r w:rsidRPr="00087645">
        <w:t>service marks</w:t>
      </w:r>
      <w:r>
        <w:t xml:space="preserve"> (and related goodwill)</w:t>
      </w:r>
      <w:r w:rsidRPr="00087645">
        <w:t xml:space="preserve">, trade secrets, and patents). Accordingly, </w:t>
      </w:r>
      <w:r>
        <w:t>the Contractor</w:t>
      </w:r>
      <w:r w:rsidRPr="00087645">
        <w:t xml:space="preserve"> hereby assigns to </w:t>
      </w:r>
      <w:r w:rsidR="00740E5F">
        <w:t>Expanse</w:t>
      </w:r>
      <w:r w:rsidRPr="00087645">
        <w:t xml:space="preserve"> all </w:t>
      </w:r>
      <w:r>
        <w:t>Work Product</w:t>
      </w:r>
      <w:r w:rsidRPr="00087645">
        <w:t xml:space="preserve"> and all Intellectual Property in </w:t>
      </w:r>
      <w:r>
        <w:t>the Work Product</w:t>
      </w:r>
      <w:r w:rsidRPr="00087645">
        <w:t xml:space="preserve">. </w:t>
      </w:r>
      <w:r w:rsidRPr="00C753FA">
        <w:t xml:space="preserve">Additionally, to the extent any of the Work Product is protectable under applicable </w:t>
      </w:r>
      <w:r w:rsidRPr="00432313">
        <w:t xml:space="preserve">copyright laws, all the same will be deemed “works made for hire” and copyright ownership of the same will vest in </w:t>
      </w:r>
      <w:r w:rsidR="00740E5F" w:rsidRPr="00432313">
        <w:t>Expanse</w:t>
      </w:r>
      <w:r w:rsidRPr="00432313">
        <w:t xml:space="preserve"> immediately upon creation. The Contractor shall not incorporate any works subject to an open-source license into the Work Product unless it obtains </w:t>
      </w:r>
      <w:r w:rsidR="00740E5F" w:rsidRPr="00432313">
        <w:t>Expanse</w:t>
      </w:r>
      <w:r w:rsidRPr="00432313">
        <w:t>’s prior written consent</w:t>
      </w:r>
      <w:r w:rsidR="003A765F" w:rsidRPr="00432313">
        <w:t xml:space="preserve"> (including email</w:t>
      </w:r>
      <w:proofErr w:type="gramStart"/>
      <w:r w:rsidR="003A765F" w:rsidRPr="00432313">
        <w:t>)</w:t>
      </w:r>
      <w:proofErr w:type="gramEnd"/>
      <w:r w:rsidRPr="00432313">
        <w:t xml:space="preserve"> and it secures and provides </w:t>
      </w:r>
      <w:r w:rsidR="00740E5F" w:rsidRPr="00432313">
        <w:t>Expanse</w:t>
      </w:r>
      <w:r w:rsidRPr="00432313">
        <w:t xml:space="preserve"> with all rights necessary to use those open-source works at no cost to </w:t>
      </w:r>
      <w:r w:rsidR="00740E5F" w:rsidRPr="00432313">
        <w:t>Expanse</w:t>
      </w:r>
      <w:r w:rsidRPr="00432313">
        <w:t>.</w:t>
      </w:r>
    </w:p>
    <w:p w14:paraId="3E7D1A75" w14:textId="671196C4" w:rsidR="00BE18DA" w:rsidRPr="003A308B" w:rsidRDefault="00325527" w:rsidP="00AB3C91">
      <w:pPr>
        <w:pStyle w:val="NormalSection1"/>
        <w:tabs>
          <w:tab w:val="num" w:pos="720"/>
        </w:tabs>
      </w:pPr>
      <w:commentRangeStart w:id="13"/>
      <w:r w:rsidRPr="00AB3C91">
        <w:rPr>
          <w:b/>
          <w:bCs/>
        </w:rPr>
        <w:t>Confidentiality</w:t>
      </w:r>
      <w:commentRangeEnd w:id="13"/>
      <w:r w:rsidR="00432313">
        <w:rPr>
          <w:rStyle w:val="CommentReference"/>
        </w:rPr>
        <w:commentReference w:id="13"/>
      </w:r>
      <w:r w:rsidRPr="00704EEC">
        <w:t xml:space="preserve">. </w:t>
      </w:r>
      <w:r w:rsidR="00704EEC" w:rsidRPr="00704EEC">
        <w:t xml:space="preserve">As a result of this agreement </w:t>
      </w:r>
      <w:r w:rsidR="009106CA">
        <w:t>the Client</w:t>
      </w:r>
      <w:r w:rsidR="00704EEC" w:rsidRPr="00704EEC">
        <w:t xml:space="preserve"> is likely to disclose Confidential Information to </w:t>
      </w:r>
      <w:r w:rsidR="009106CA">
        <w:t>the Contractor</w:t>
      </w:r>
      <w:r w:rsidR="00704EEC" w:rsidRPr="00704EEC">
        <w:t xml:space="preserve"> that </w:t>
      </w:r>
      <w:r w:rsidR="009106CA">
        <w:t>the Client</w:t>
      </w:r>
      <w:r w:rsidR="00704EEC" w:rsidRPr="00704EEC">
        <w:t xml:space="preserve"> desires to maintain as confidential. Accordingly, </w:t>
      </w:r>
      <w:r w:rsidR="000E1CD1">
        <w:t>the Contractor</w:t>
      </w:r>
      <w:r w:rsidR="00704EEC" w:rsidRPr="00704EEC">
        <w:t xml:space="preserve"> shall (a) protect the confidentiality of </w:t>
      </w:r>
      <w:r w:rsidR="009106CA">
        <w:t>the Client</w:t>
      </w:r>
      <w:r w:rsidR="00704EEC" w:rsidRPr="00704EEC">
        <w:t xml:space="preserve">’s Confidential Information in </w:t>
      </w:r>
      <w:r w:rsidR="000E1CD1">
        <w:t>the Contractor</w:t>
      </w:r>
      <w:r w:rsidR="00704EEC" w:rsidRPr="00704EEC">
        <w:t xml:space="preserve">’s possession, (b) not use any of </w:t>
      </w:r>
      <w:r w:rsidR="009106CA">
        <w:t>the Client</w:t>
      </w:r>
      <w:r w:rsidR="00704EEC" w:rsidRPr="00704EEC">
        <w:t xml:space="preserve">’s Confidential Information except for the benefit of </w:t>
      </w:r>
      <w:r w:rsidR="009106CA">
        <w:t>the Client</w:t>
      </w:r>
      <w:r w:rsidR="00704EEC" w:rsidRPr="00704EEC">
        <w:t xml:space="preserve">, and (c) not disclose any of </w:t>
      </w:r>
      <w:r w:rsidR="009106CA">
        <w:t>the Client</w:t>
      </w:r>
      <w:r w:rsidR="00704EEC" w:rsidRPr="00704EEC">
        <w:t xml:space="preserve">’s Confidential Information to any third party. Notwithstanding the foregoing, </w:t>
      </w:r>
      <w:r w:rsidR="000E1CD1">
        <w:t>the Contractor</w:t>
      </w:r>
      <w:r w:rsidR="00704EEC" w:rsidRPr="00704EEC">
        <w:t xml:space="preserve"> may disclose </w:t>
      </w:r>
      <w:r w:rsidR="009106CA">
        <w:t>the Client</w:t>
      </w:r>
      <w:r w:rsidR="00704EEC" w:rsidRPr="00704EEC">
        <w:t>’s Confidential Information (</w:t>
      </w:r>
      <w:proofErr w:type="spellStart"/>
      <w:r w:rsidR="00704EEC" w:rsidRPr="00704EEC">
        <w:t>i</w:t>
      </w:r>
      <w:proofErr w:type="spellEnd"/>
      <w:r w:rsidR="00704EEC" w:rsidRPr="00704EEC">
        <w:t>) to its employees and permitted contractors as necessary (</w:t>
      </w:r>
      <w:r w:rsidR="00517C56" w:rsidRPr="00704EEC">
        <w:t xml:space="preserve">provided each recipient agrees to protect </w:t>
      </w:r>
      <w:r w:rsidR="009106CA">
        <w:t>the Client</w:t>
      </w:r>
      <w:r w:rsidR="00517C56" w:rsidRPr="00704EEC">
        <w:t xml:space="preserve">’s Confidential Information in a written </w:t>
      </w:r>
      <w:r w:rsidR="00517C56">
        <w:t>agreement</w:t>
      </w:r>
      <w:r w:rsidR="00517C56" w:rsidRPr="00704EEC">
        <w:t xml:space="preserve"> </w:t>
      </w:r>
      <w:r w:rsidR="00517C56">
        <w:t xml:space="preserve">that includes confidentiality obligations </w:t>
      </w:r>
      <w:r w:rsidR="00517C56" w:rsidRPr="00704EEC">
        <w:t xml:space="preserve">substantially similar to </w:t>
      </w:r>
      <w:r w:rsidR="00517C56">
        <w:t xml:space="preserve">this </w:t>
      </w:r>
      <w:r w:rsidR="00517C56" w:rsidRPr="00EE09CC">
        <w:t>confidentiality provision</w:t>
      </w:r>
      <w:r w:rsidR="00704EEC" w:rsidRPr="00EE09CC">
        <w:t xml:space="preserve">), and (ii) to the extent it is compelled to do so by law if it provides reasonable prior notice to </w:t>
      </w:r>
      <w:r w:rsidR="009106CA" w:rsidRPr="00EE09CC">
        <w:t>the Client</w:t>
      </w:r>
      <w:r w:rsidR="00704EEC" w:rsidRPr="00EE09CC">
        <w:t xml:space="preserve"> (unless otherwise ordered by a court with competent jurisdiction). Upon written demand from </w:t>
      </w:r>
      <w:r w:rsidR="009106CA" w:rsidRPr="00EE09CC">
        <w:t>the Client</w:t>
      </w:r>
      <w:r w:rsidR="00704EEC" w:rsidRPr="00EE09CC">
        <w:t xml:space="preserve">, </w:t>
      </w:r>
      <w:r w:rsidR="000E1CD1" w:rsidRPr="00EE09CC">
        <w:t>the Contractor</w:t>
      </w:r>
      <w:r w:rsidR="00704EEC" w:rsidRPr="00EE09CC">
        <w:t xml:space="preserve"> shall promptly return (or if requested by </w:t>
      </w:r>
      <w:r w:rsidR="009106CA" w:rsidRPr="00EE09CC">
        <w:t>the Client</w:t>
      </w:r>
      <w:r w:rsidR="00704EEC" w:rsidRPr="00EE09CC">
        <w:t xml:space="preserve"> destroy) all </w:t>
      </w:r>
      <w:r w:rsidR="009106CA" w:rsidRPr="00EE09CC">
        <w:t>the Client</w:t>
      </w:r>
      <w:r w:rsidR="00704EEC" w:rsidRPr="00EE09CC">
        <w:t xml:space="preserve">’s Confidential Information in </w:t>
      </w:r>
      <w:r w:rsidR="000E1CD1" w:rsidRPr="00EE09CC">
        <w:t>the Contractor</w:t>
      </w:r>
      <w:r w:rsidR="00704EEC" w:rsidRPr="00EE09CC">
        <w:t>’s possession (in all forms including all copies). “</w:t>
      </w:r>
      <w:r w:rsidR="00704EEC" w:rsidRPr="00EE09CC">
        <w:rPr>
          <w:b/>
          <w:bCs/>
        </w:rPr>
        <w:t>Confidential Information</w:t>
      </w:r>
      <w:r w:rsidR="00704EEC" w:rsidRPr="00EE09CC">
        <w:t xml:space="preserve">” means all oral and written information which a reasonable person would deem confidential (including third-party information held in confidence by </w:t>
      </w:r>
      <w:r w:rsidR="009106CA" w:rsidRPr="00EE09CC">
        <w:t>the Client</w:t>
      </w:r>
      <w:r w:rsidR="00572D3D">
        <w:t>, for example, Expanse’s clients’ confidential information</w:t>
      </w:r>
      <w:r w:rsidR="00704EEC" w:rsidRPr="00EE09CC">
        <w:t xml:space="preserve">) which is acquired by or disclosed to </w:t>
      </w:r>
      <w:r w:rsidR="000E1CD1" w:rsidRPr="00EE09CC">
        <w:t>the Contractor</w:t>
      </w:r>
      <w:r w:rsidR="00704EEC" w:rsidRPr="00EE09CC">
        <w:t xml:space="preserve"> (including information acquired or disclosed prior to the signing of this agreement). “Confidential Information” does not include information </w:t>
      </w:r>
      <w:r w:rsidR="000E1CD1" w:rsidRPr="00EE09CC">
        <w:t>the Contractor</w:t>
      </w:r>
      <w:r w:rsidR="00704EEC" w:rsidRPr="00EE09CC">
        <w:t xml:space="preserve"> can demonstrate (</w:t>
      </w:r>
      <w:proofErr w:type="spellStart"/>
      <w:r w:rsidR="00704EEC" w:rsidRPr="00EE09CC">
        <w:t>i</w:t>
      </w:r>
      <w:proofErr w:type="spellEnd"/>
      <w:r w:rsidR="00704EEC" w:rsidRPr="00EE09CC">
        <w:t xml:space="preserve">) becomes known to the public through no fault of </w:t>
      </w:r>
      <w:r w:rsidR="000E1CD1" w:rsidRPr="00EE09CC">
        <w:t>the Contractor</w:t>
      </w:r>
      <w:r w:rsidR="00704EEC" w:rsidRPr="00EE09CC">
        <w:t xml:space="preserve">, (ii) was independently developed by </w:t>
      </w:r>
      <w:r w:rsidR="000E1CD1" w:rsidRPr="00EE09CC">
        <w:t>the Contractor</w:t>
      </w:r>
      <w:r w:rsidR="00704EEC" w:rsidRPr="00EE09CC">
        <w:t xml:space="preserve"> without use of </w:t>
      </w:r>
      <w:r w:rsidR="009106CA" w:rsidRPr="00EE09CC">
        <w:t>the Client</w:t>
      </w:r>
      <w:r w:rsidR="00704EEC" w:rsidRPr="00EE09CC">
        <w:t xml:space="preserve">’s Confidential Information, or (iii) </w:t>
      </w:r>
      <w:r w:rsidR="00CA0D32" w:rsidRPr="00EE09CC">
        <w:t xml:space="preserve">was given to </w:t>
      </w:r>
      <w:r w:rsidR="000E1CD1" w:rsidRPr="00EE09CC">
        <w:t>the Contractor</w:t>
      </w:r>
      <w:r w:rsidR="00CA0D32" w:rsidRPr="00EE09CC">
        <w:t xml:space="preserve"> by a third party without breaching any confidentiality obligations</w:t>
      </w:r>
      <w:r w:rsidR="00704EEC" w:rsidRPr="00EE09CC">
        <w:t xml:space="preserve">. </w:t>
      </w:r>
      <w:r w:rsidR="00EE275F" w:rsidRPr="00EE09CC">
        <w:t>The Contractor</w:t>
      </w:r>
      <w:r w:rsidR="00704EEC" w:rsidRPr="00EE09CC">
        <w:t xml:space="preserve">’s confidentiality obligations in this agreement will apply during the term of this agreement and for five years </w:t>
      </w:r>
      <w:r w:rsidR="00704EEC" w:rsidRPr="003A308B">
        <w:t>thereafter.</w:t>
      </w:r>
    </w:p>
    <w:p w14:paraId="03B97FC1" w14:textId="1A9AC4D0" w:rsidR="00BE18DA" w:rsidRPr="003A308B" w:rsidRDefault="00BE18DA" w:rsidP="00AB3C91">
      <w:pPr>
        <w:pStyle w:val="NormalSection1"/>
        <w:tabs>
          <w:tab w:val="num" w:pos="720"/>
        </w:tabs>
      </w:pPr>
      <w:r w:rsidRPr="003A308B">
        <w:rPr>
          <w:b/>
          <w:bCs/>
        </w:rPr>
        <w:t>Defend Trade Secrets Act of 2016</w:t>
      </w:r>
      <w:r w:rsidRPr="003A308B">
        <w:t>. Pursuant to the Defend Trade Secrets Act of 2016, the Contractor understands that: An individual may not be held criminally or civilly liable under any federal or state trade secret law for the disclosure of a trade secret that: (a) is made (</w:t>
      </w:r>
      <w:proofErr w:type="spellStart"/>
      <w:r w:rsidRPr="003A308B">
        <w:t>i</w:t>
      </w:r>
      <w:proofErr w:type="spellEnd"/>
      <w:r w:rsidRPr="003A308B">
        <w:t>) in confidence to a federal, state, or local government official, either directly or indirectly, or to an attorney; and (ii) solely for the purpose of reporting or investigating a suspected violation of law; or (b) is made in a complaint or other document that is filed under seal in a lawsuit or other proceeding. Further, an individual who files a lawsuit for retaliation by an employer for reporting a suspected violation of law may disclose the employer’s trade secrets to the attorney and use the trade secret information in the court proceeding if the individual: (a) files any document containing the trade secret under seal; and (b) does not disclose the trade secret, except pursuant to court order.</w:t>
      </w:r>
    </w:p>
    <w:p w14:paraId="7339DB2D" w14:textId="7D1FC925" w:rsidR="00325527" w:rsidRPr="00591041" w:rsidRDefault="00C65058" w:rsidP="00AB3C91">
      <w:pPr>
        <w:pStyle w:val="NormalSection1"/>
        <w:tabs>
          <w:tab w:val="num" w:pos="720"/>
        </w:tabs>
      </w:pPr>
      <w:r w:rsidRPr="00591041">
        <w:rPr>
          <w:b/>
          <w:bCs/>
        </w:rPr>
        <w:t>Workforce Non-Solicitation</w:t>
      </w:r>
      <w:r w:rsidR="00325527" w:rsidRPr="00591041">
        <w:t xml:space="preserve">. </w:t>
      </w:r>
      <w:r w:rsidR="009314AE" w:rsidRPr="00591041">
        <w:t xml:space="preserve">During the term of this agreement and for one year thereafter the Contractor shall not directly or indirectly, for the benefit of the Contractor or any third party, actually or attempt </w:t>
      </w:r>
      <w:proofErr w:type="gramStart"/>
      <w:r w:rsidR="009314AE" w:rsidRPr="00591041">
        <w:t>to,</w:t>
      </w:r>
      <w:proofErr w:type="gramEnd"/>
      <w:r w:rsidR="009314AE" w:rsidRPr="00591041">
        <w:t xml:space="preserve"> solicit or hire any of </w:t>
      </w:r>
      <w:r w:rsidR="00740E5F" w:rsidRPr="00591041">
        <w:t>Expanse</w:t>
      </w:r>
      <w:r w:rsidR="009314AE" w:rsidRPr="00591041">
        <w:t xml:space="preserve">’s employees or independent contractors (or otherwise interfere with </w:t>
      </w:r>
      <w:r w:rsidR="00740E5F" w:rsidRPr="00591041">
        <w:t>Expanse</w:t>
      </w:r>
      <w:r w:rsidR="009314AE" w:rsidRPr="00591041">
        <w:t xml:space="preserve">’s relationships with them). However, this non-solicitation will not apply to the hiring of an individual who </w:t>
      </w:r>
      <w:r w:rsidR="009314AE" w:rsidRPr="00591041">
        <w:lastRenderedPageBreak/>
        <w:t>responds to a general employment solicitation not targeted specifically at that individual.</w:t>
      </w:r>
    </w:p>
    <w:p w14:paraId="2F6A6917" w14:textId="60842B6F" w:rsidR="003B39C3" w:rsidRDefault="00C65058" w:rsidP="00AB3C91">
      <w:pPr>
        <w:pStyle w:val="NormalSection1"/>
        <w:tabs>
          <w:tab w:val="num" w:pos="720"/>
        </w:tabs>
      </w:pPr>
      <w:r w:rsidRPr="00591041">
        <w:rPr>
          <w:b/>
          <w:bCs/>
        </w:rPr>
        <w:t>Client Non-Solicitation</w:t>
      </w:r>
      <w:r w:rsidRPr="00591041">
        <w:t xml:space="preserve">. </w:t>
      </w:r>
      <w:r w:rsidR="009A1F7E" w:rsidRPr="00591041">
        <w:t xml:space="preserve">During the term of this agreement and for one year thereafter the Contractor shall not directly or indirectly, for the benefit of the Contractor or any third party, actually or attempt to, </w:t>
      </w:r>
      <w:r w:rsidR="003B39C3" w:rsidRPr="00591041">
        <w:t xml:space="preserve">solicit or provide services to, any of </w:t>
      </w:r>
      <w:r w:rsidR="00740E5F" w:rsidRPr="00591041">
        <w:t>Expanse</w:t>
      </w:r>
      <w:r w:rsidR="003B39C3" w:rsidRPr="00591041">
        <w:t xml:space="preserve">’s clients, customers, or prospects, that the Contractor </w:t>
      </w:r>
      <w:r w:rsidR="00591041">
        <w:t xml:space="preserve">or any of its employees or permitted contractors </w:t>
      </w:r>
      <w:r w:rsidR="003B39C3" w:rsidRPr="00591041">
        <w:t xml:space="preserve">interacted with, provided services to, or created proposals for, on behalf of or through </w:t>
      </w:r>
      <w:r w:rsidR="00740E5F" w:rsidRPr="00591041">
        <w:t>Expanse</w:t>
      </w:r>
      <w:r w:rsidR="00EF3448" w:rsidRPr="00591041">
        <w:t xml:space="preserve"> (or otherwise</w:t>
      </w:r>
      <w:r w:rsidR="00EF3448" w:rsidRPr="00444432">
        <w:t xml:space="preserve"> interfere with </w:t>
      </w:r>
      <w:r w:rsidR="00740E5F">
        <w:t>Expanse</w:t>
      </w:r>
      <w:r w:rsidR="00EF3448" w:rsidRPr="00444432">
        <w:t>’s relationships with them)</w:t>
      </w:r>
      <w:r w:rsidR="003B39C3">
        <w:t>.</w:t>
      </w:r>
    </w:p>
    <w:p w14:paraId="237F9F4B" w14:textId="05074538" w:rsidR="00325527" w:rsidRDefault="00325527" w:rsidP="00AB3C91">
      <w:pPr>
        <w:pStyle w:val="NormalSection1"/>
        <w:tabs>
          <w:tab w:val="num" w:pos="720"/>
        </w:tabs>
      </w:pPr>
      <w:r w:rsidRPr="00AB3C91">
        <w:rPr>
          <w:b/>
          <w:bCs/>
        </w:rPr>
        <w:t>Indemnification</w:t>
      </w:r>
      <w:r w:rsidRPr="00325527">
        <w:t>.</w:t>
      </w:r>
      <w:r>
        <w:t xml:space="preserve"> </w:t>
      </w:r>
      <w:r w:rsidR="003E4DB9">
        <w:t>The Contractor</w:t>
      </w:r>
      <w:r w:rsidRPr="008A04A8">
        <w:t xml:space="preserve"> </w:t>
      </w:r>
      <w:r w:rsidRPr="00D36A5F">
        <w:t xml:space="preserve">shall indemnify </w:t>
      </w:r>
      <w:r w:rsidR="00740E5F">
        <w:t>Expanse</w:t>
      </w:r>
      <w:r w:rsidRPr="008A04A8">
        <w:t xml:space="preserve"> </w:t>
      </w:r>
      <w:r>
        <w:t xml:space="preserve">and its affiliates and </w:t>
      </w:r>
      <w:r w:rsidR="00F85E98">
        <w:t>all</w:t>
      </w:r>
      <w:r>
        <w:t xml:space="preserve"> </w:t>
      </w:r>
      <w:r w:rsidRPr="008A04A8">
        <w:t>owners, directors, officers, managers, employees, contractors</w:t>
      </w:r>
      <w:r>
        <w:t>,</w:t>
      </w:r>
      <w:r w:rsidRPr="008A04A8">
        <w:t xml:space="preserve"> and other representatives</w:t>
      </w:r>
      <w:r w:rsidR="00F85E98">
        <w:t xml:space="preserve">, of </w:t>
      </w:r>
      <w:r w:rsidR="00740E5F">
        <w:t>Expanse</w:t>
      </w:r>
      <w:r w:rsidR="003E4DB9">
        <w:t xml:space="preserve"> </w:t>
      </w:r>
      <w:r w:rsidR="00F85E98">
        <w:t>and its affiliates</w:t>
      </w:r>
      <w:r>
        <w:t xml:space="preserve"> (the “</w:t>
      </w:r>
      <w:r w:rsidRPr="00AB3C91">
        <w:rPr>
          <w:b/>
        </w:rPr>
        <w:t>Protected Parties</w:t>
      </w:r>
      <w:r>
        <w:t>”)</w:t>
      </w:r>
      <w:r w:rsidRPr="00D36A5F">
        <w:t xml:space="preserve"> against </w:t>
      </w:r>
      <w:r w:rsidRPr="008A04A8">
        <w:t>all reasonable expenses including attorneys’ fees</w:t>
      </w:r>
      <w:r>
        <w:t>,</w:t>
      </w:r>
      <w:r w:rsidRPr="008A04A8">
        <w:t xml:space="preserve"> costs, </w:t>
      </w:r>
      <w:r>
        <w:t>and</w:t>
      </w:r>
      <w:r w:rsidRPr="008A04A8">
        <w:t xml:space="preserve"> damages of every kind</w:t>
      </w:r>
      <w:r>
        <w:t xml:space="preserve"> (the “</w:t>
      </w:r>
      <w:r w:rsidRPr="00AB3C91">
        <w:rPr>
          <w:b/>
        </w:rPr>
        <w:t>Losses</w:t>
      </w:r>
      <w:r>
        <w:t xml:space="preserve">”) </w:t>
      </w:r>
      <w:r w:rsidRPr="00D36A5F">
        <w:t xml:space="preserve">arising </w:t>
      </w:r>
      <w:r w:rsidR="00F85E98">
        <w:t>from any threatened or filed</w:t>
      </w:r>
      <w:r w:rsidR="00F85E98" w:rsidRPr="00F85E98">
        <w:t xml:space="preserve"> suit, claim, investigation, or proceeding, </w:t>
      </w:r>
      <w:r w:rsidR="00F85E98">
        <w:t xml:space="preserve">which arises from </w:t>
      </w:r>
      <w:r w:rsidRPr="008A04A8">
        <w:t xml:space="preserve">the </w:t>
      </w:r>
      <w:r w:rsidR="003E4DB9">
        <w:t>Contractor</w:t>
      </w:r>
      <w:r w:rsidRPr="008A04A8">
        <w:t xml:space="preserve">’s negligent or intentional acts or omissions, breach of this </w:t>
      </w:r>
      <w:r w:rsidR="006B2855">
        <w:t>agreement</w:t>
      </w:r>
      <w:r w:rsidRPr="008A04A8">
        <w:t xml:space="preserve">, or misrepresentation in this </w:t>
      </w:r>
      <w:r w:rsidR="006B2855">
        <w:t>agreement</w:t>
      </w:r>
      <w:r w:rsidRPr="008A04A8">
        <w:t xml:space="preserve">, </w:t>
      </w:r>
      <w:r w:rsidRPr="00D36A5F">
        <w:t xml:space="preserve">except to the extent that </w:t>
      </w:r>
      <w:r>
        <w:t xml:space="preserve">a </w:t>
      </w:r>
      <w:r w:rsidRPr="00A55F90">
        <w:t>Protected Party</w:t>
      </w:r>
      <w:r w:rsidRPr="008A04A8">
        <w:t xml:space="preserve"> negligently or intentionally caused those Losses.</w:t>
      </w:r>
    </w:p>
    <w:p w14:paraId="66F6A279" w14:textId="54D95BE3" w:rsidR="00325527" w:rsidRPr="00F31C95" w:rsidRDefault="00325527" w:rsidP="00AB3C91">
      <w:pPr>
        <w:pStyle w:val="NormalSection1"/>
        <w:tabs>
          <w:tab w:val="num" w:pos="720"/>
        </w:tabs>
      </w:pPr>
      <w:r w:rsidRPr="00AB3C91">
        <w:rPr>
          <w:b/>
        </w:rPr>
        <w:t>Insurance</w:t>
      </w:r>
      <w:r w:rsidRPr="00325527">
        <w:t xml:space="preserve">. </w:t>
      </w:r>
      <w:r w:rsidRPr="000F3367">
        <w:t xml:space="preserve">During </w:t>
      </w:r>
      <w:r w:rsidR="00E674B5">
        <w:t xml:space="preserve">the term of this </w:t>
      </w:r>
      <w:r w:rsidR="00E674B5" w:rsidRPr="00F31C95">
        <w:t xml:space="preserve">agreement, </w:t>
      </w:r>
      <w:r w:rsidR="00AB6449" w:rsidRPr="00F31C95">
        <w:t>the Contractor</w:t>
      </w:r>
      <w:r w:rsidRPr="00F31C95">
        <w:t xml:space="preserve"> shall maintain at </w:t>
      </w:r>
      <w:r w:rsidR="005D3B10" w:rsidRPr="00F31C95">
        <w:t>its</w:t>
      </w:r>
      <w:r w:rsidRPr="00F31C95">
        <w:t xml:space="preserve"> expense: (a) insurance in types and amounts customary for the type of business it conducts and, in either event, reasonably adequate to cover any liabilities arising out of its obligations in this </w:t>
      </w:r>
      <w:r w:rsidR="006B2855" w:rsidRPr="00F31C95">
        <w:t>agreement</w:t>
      </w:r>
      <w:r w:rsidR="008009F0" w:rsidRPr="00F31C95">
        <w:t>,</w:t>
      </w:r>
      <w:r w:rsidRPr="00F31C95">
        <w:t xml:space="preserve"> and (b) workers’ compensation insurance as required by applicable law.</w:t>
      </w:r>
    </w:p>
    <w:p w14:paraId="32032AAA" w14:textId="080DD7D7" w:rsidR="00F00070" w:rsidRDefault="00325527" w:rsidP="00F31C95">
      <w:pPr>
        <w:pStyle w:val="NormalSection1"/>
        <w:tabs>
          <w:tab w:val="num" w:pos="720"/>
        </w:tabs>
      </w:pPr>
      <w:r w:rsidRPr="00F31C95">
        <w:rPr>
          <w:b/>
          <w:bCs/>
        </w:rPr>
        <w:t>Termination</w:t>
      </w:r>
      <w:r w:rsidRPr="00F31C95">
        <w:t xml:space="preserve">. </w:t>
      </w:r>
      <w:r w:rsidR="00F00070" w:rsidRPr="00F31C95">
        <w:t>This agreement may not be terminated early except as provided in this agreement.</w:t>
      </w:r>
      <w:bookmarkStart w:id="14" w:name="_Ref478545817"/>
      <w:r w:rsidR="00F31C95" w:rsidRPr="00F31C95">
        <w:t xml:space="preserve"> Either party</w:t>
      </w:r>
      <w:r w:rsidR="00F00070" w:rsidRPr="00F31C95">
        <w:t xml:space="preserve"> may terminate this agreement early by providing </w:t>
      </w:r>
      <w:r w:rsidR="005029D4" w:rsidRPr="00F31C95">
        <w:t xml:space="preserve">the </w:t>
      </w:r>
      <w:r w:rsidR="00F31C95" w:rsidRPr="00F31C95">
        <w:t>other party</w:t>
      </w:r>
      <w:r w:rsidR="00F00070" w:rsidRPr="00F31C95">
        <w:t xml:space="preserve"> with at least 30 days’ prior wri</w:t>
      </w:r>
      <w:bookmarkStart w:id="15" w:name="_Ref478491261"/>
      <w:r w:rsidR="00F00070" w:rsidRPr="00F31C95">
        <w:t>tten notice of such terminatio</w:t>
      </w:r>
      <w:bookmarkStart w:id="16" w:name="_Ref478491365"/>
      <w:bookmarkEnd w:id="14"/>
      <w:r w:rsidR="00F00070" w:rsidRPr="00F31C95">
        <w:t xml:space="preserve">n. </w:t>
      </w:r>
      <w:bookmarkStart w:id="17" w:name="_Ref478545888"/>
      <w:bookmarkStart w:id="18" w:name="_Ref478545827"/>
      <w:r w:rsidR="0081720C">
        <w:t>Additionally, e</w:t>
      </w:r>
      <w:r w:rsidR="00F00070" w:rsidRPr="00F31C95">
        <w:t xml:space="preserve">ither party may terminate this agreement early by delivering written notice of immediate termination to the other party if the other party fails to cure any material breach of or misrepresentation in this agreement within </w:t>
      </w:r>
      <w:r w:rsidR="00F31C95" w:rsidRPr="00F31C95">
        <w:t>five</w:t>
      </w:r>
      <w:r w:rsidR="00F00070" w:rsidRPr="00F31C95">
        <w:t xml:space="preserve"> days after receiving written notice of the breach or misrepresentation from the notifying party.</w:t>
      </w:r>
      <w:bookmarkEnd w:id="15"/>
      <w:bookmarkEnd w:id="16"/>
      <w:bookmarkEnd w:id="17"/>
      <w:bookmarkEnd w:id="18"/>
      <w:r w:rsidR="00F31C95">
        <w:t xml:space="preserve"> Notwithstanding the foregoing, if at the time of the early termination (or at the time of the natural expiration of this agreement) the Contractor is then working on any open projects, then this agreement will automatically extend until those open projects are completed (and during that extension, the Contractor shall not “accept” any new projects without Expanse’s express permission).</w:t>
      </w:r>
    </w:p>
    <w:p w14:paraId="7517E295" w14:textId="46993655" w:rsidR="00F00070" w:rsidRDefault="00F00070" w:rsidP="00AB3C91">
      <w:pPr>
        <w:pStyle w:val="NormalSection1"/>
        <w:tabs>
          <w:tab w:val="num" w:pos="720"/>
        </w:tabs>
      </w:pPr>
      <w:r w:rsidRPr="00AB3C91">
        <w:rPr>
          <w:b/>
          <w:bCs/>
        </w:rPr>
        <w:t>Payment Upon Termination</w:t>
      </w:r>
      <w:r>
        <w:t xml:space="preserve">. </w:t>
      </w:r>
      <w:r w:rsidRPr="001F47A2">
        <w:t xml:space="preserve">If </w:t>
      </w:r>
      <w:r w:rsidR="00182B54">
        <w:t xml:space="preserve">this agreement </w:t>
      </w:r>
      <w:r>
        <w:t xml:space="preserve">is </w:t>
      </w:r>
      <w:r w:rsidRPr="001F47A2">
        <w:t xml:space="preserve">terminated early, then </w:t>
      </w:r>
      <w:r w:rsidR="00740E5F">
        <w:t>Expanse</w:t>
      </w:r>
      <w:r w:rsidRPr="001F47A2">
        <w:t xml:space="preserve"> shall pay </w:t>
      </w:r>
      <w:r w:rsidR="005029D4">
        <w:t>the Contractor</w:t>
      </w:r>
      <w:r w:rsidRPr="001F47A2">
        <w:t xml:space="preserve"> the following within </w:t>
      </w:r>
      <w:r w:rsidR="00212A6E">
        <w:t>30</w:t>
      </w:r>
      <w:r w:rsidRPr="001F47A2">
        <w:t xml:space="preserve"> days of the termination: </w:t>
      </w:r>
      <w:r w:rsidRPr="00207F6E">
        <w:t>(a) all undisputed sums that are then due for all Services rendered</w:t>
      </w:r>
      <w:r>
        <w:t xml:space="preserve"> under the terminated SOW,</w:t>
      </w:r>
      <w:r w:rsidRPr="00207F6E">
        <w:t xml:space="preserve"> plus (b) </w:t>
      </w:r>
      <w:r w:rsidRPr="00F00070">
        <w:t xml:space="preserve">all </w:t>
      </w:r>
      <w:r w:rsidR="0032249E">
        <w:t xml:space="preserve">pre-approved reimbursable expenses </w:t>
      </w:r>
      <w:r w:rsidR="005029D4">
        <w:t>the Contractor</w:t>
      </w:r>
      <w:r w:rsidR="0032249E">
        <w:t xml:space="preserve"> paid before the effective date of the termination</w:t>
      </w:r>
      <w:r w:rsidR="00182B54">
        <w:t>.</w:t>
      </w:r>
    </w:p>
    <w:p w14:paraId="3F1F711C" w14:textId="6C6A0D25" w:rsidR="00BC1841" w:rsidRDefault="004A4B12" w:rsidP="00AB3C91">
      <w:pPr>
        <w:pStyle w:val="NormalSection1"/>
        <w:tabs>
          <w:tab w:val="num" w:pos="720"/>
        </w:tabs>
      </w:pPr>
      <w:r w:rsidRPr="00AB3C91">
        <w:rPr>
          <w:b/>
          <w:bCs/>
        </w:rPr>
        <w:t>Force Majeure</w:t>
      </w:r>
      <w:r w:rsidRPr="004A4B12">
        <w:t>.</w:t>
      </w:r>
      <w:r>
        <w:t xml:space="preserve"> </w:t>
      </w:r>
      <w:r w:rsidR="00BC1841" w:rsidRPr="00BC1841">
        <w:t>A party will not be liable for a delay of its obligations in this agreement if: (a) the delay is caused by a force majeure event beyond its reasonable control that makes it inadvisable, illegal, or impossible to perform (including pandemics, disasters, civil disorder, war, terrorism, unforeseen government regulation, strikes, and any other unforeseen emergency), and (b) it provides prompt written notice to the other party of the delay</w:t>
      </w:r>
      <w:r w:rsidR="00BC1841" w:rsidRPr="00BC1841" w:rsidDel="004A4B12">
        <w:t xml:space="preserve"> </w:t>
      </w:r>
      <w:r w:rsidR="00BC1841" w:rsidRPr="00BC1841">
        <w:t xml:space="preserve">. </w:t>
      </w:r>
    </w:p>
    <w:p w14:paraId="012DA5B6" w14:textId="4FE6FF12" w:rsidR="00F03317" w:rsidRPr="00BF675C" w:rsidRDefault="004A4B12" w:rsidP="00AB3C91">
      <w:pPr>
        <w:pStyle w:val="NormalSection1"/>
        <w:tabs>
          <w:tab w:val="num" w:pos="720"/>
        </w:tabs>
        <w:rPr>
          <w:b/>
          <w:bCs/>
        </w:rPr>
      </w:pPr>
      <w:r w:rsidRPr="00BF675C">
        <w:rPr>
          <w:b/>
          <w:bCs/>
        </w:rPr>
        <w:t xml:space="preserve">DISCLAIMERS AND LIMITATIONS OF LIABILITY. </w:t>
      </w:r>
      <w:r w:rsidR="00C32AB2" w:rsidRPr="00BF675C">
        <w:rPr>
          <w:b/>
          <w:bCs/>
        </w:rPr>
        <w:t>Neither party will be liable to the other party for any indirect, special, consequential, incidental, punitive, or non-contractual, damages, or for any interruption of or loss of business, income, or profits, arising out of or related to this agreement.</w:t>
      </w:r>
    </w:p>
    <w:p w14:paraId="7E6A8131" w14:textId="4BBC99C9" w:rsidR="00BE18DA" w:rsidRPr="009E230C" w:rsidRDefault="00BE18DA" w:rsidP="00AB3C91">
      <w:pPr>
        <w:pStyle w:val="NormalSection1"/>
        <w:tabs>
          <w:tab w:val="num" w:pos="720"/>
        </w:tabs>
      </w:pPr>
      <w:bookmarkStart w:id="19" w:name="_Ref432078344"/>
      <w:r w:rsidRPr="00AB3C91">
        <w:rPr>
          <w:b/>
        </w:rPr>
        <w:t>Relationship of the Parties</w:t>
      </w:r>
      <w:r w:rsidRPr="00134CB0">
        <w:t xml:space="preserve">. The Contractor is an independent contractor of </w:t>
      </w:r>
      <w:r w:rsidR="00740E5F">
        <w:t>Expanse</w:t>
      </w:r>
      <w:r w:rsidRPr="00134CB0">
        <w:t xml:space="preserve"> and not an employee, partner, or agent, of </w:t>
      </w:r>
      <w:r w:rsidR="00740E5F">
        <w:t>Expanse</w:t>
      </w:r>
      <w:r w:rsidRPr="00134CB0">
        <w:t xml:space="preserve">. Employees of one party should not be deemed employees, or under the direction or control, of the other party, for any reason. The Contractor and its employees and permitted subcontractors will not be covered under </w:t>
      </w:r>
      <w:r w:rsidR="00740E5F">
        <w:t>Expanse</w:t>
      </w:r>
      <w:r w:rsidRPr="00134CB0">
        <w:t xml:space="preserve">’s workers’ compensation insurance and the Contractor shall not attempt to hold </w:t>
      </w:r>
      <w:r w:rsidR="00740E5F">
        <w:t>Expanse</w:t>
      </w:r>
      <w:r w:rsidRPr="00134CB0">
        <w:t xml:space="preserve"> liable for any workers’ compensation style claims. The Contractor will be </w:t>
      </w:r>
      <w:r w:rsidRPr="00134CB0">
        <w:lastRenderedPageBreak/>
        <w:t xml:space="preserve">responsible (at its expense) for all insurance needs including without limitation health, life, liability, and workers’ compensation. </w:t>
      </w:r>
      <w:r w:rsidR="00740E5F">
        <w:t>Expanse</w:t>
      </w:r>
      <w:r w:rsidRPr="00134CB0">
        <w:t xml:space="preserve"> will not withhold taxes or pay employment-related taxes in connection with the Contractor’s Services; rather, the Contractor will be responsible for and shall pay all foreign, federal, state, and local taxes, including self-employment taxes, assessed against the </w:t>
      </w:r>
      <w:r w:rsidRPr="009E230C">
        <w:t xml:space="preserve">Contractor because of this </w:t>
      </w:r>
      <w:r w:rsidR="005F3A7C" w:rsidRPr="009E230C">
        <w:t>a</w:t>
      </w:r>
      <w:r w:rsidRPr="009E230C">
        <w:t>greement.</w:t>
      </w:r>
      <w:bookmarkEnd w:id="19"/>
    </w:p>
    <w:p w14:paraId="0E9C9F0E" w14:textId="795EB2DA" w:rsidR="004A4B12" w:rsidRPr="009E230C" w:rsidRDefault="00325527" w:rsidP="00AB3C91">
      <w:pPr>
        <w:pStyle w:val="NormalSection1"/>
        <w:tabs>
          <w:tab w:val="num" w:pos="720"/>
        </w:tabs>
      </w:pPr>
      <w:r w:rsidRPr="009E230C">
        <w:rPr>
          <w:b/>
        </w:rPr>
        <w:t>Entire</w:t>
      </w:r>
      <w:r w:rsidRPr="009E230C">
        <w:rPr>
          <w:b/>
          <w:bCs/>
        </w:rPr>
        <w:t xml:space="preserve"> </w:t>
      </w:r>
      <w:r w:rsidR="00F03317" w:rsidRPr="009E230C">
        <w:rPr>
          <w:b/>
          <w:bCs/>
        </w:rPr>
        <w:t>A</w:t>
      </w:r>
      <w:r w:rsidR="006B2855" w:rsidRPr="009E230C">
        <w:rPr>
          <w:b/>
          <w:bCs/>
        </w:rPr>
        <w:t>greement</w:t>
      </w:r>
      <w:r w:rsidRPr="009E230C">
        <w:t xml:space="preserve">. </w:t>
      </w:r>
      <w:r w:rsidR="007056FD" w:rsidRPr="009E230C">
        <w:rPr>
          <w:rFonts w:eastAsia="Calibri"/>
        </w:rPr>
        <w:t xml:space="preserve">This </w:t>
      </w:r>
      <w:r w:rsidR="006B2855" w:rsidRPr="009E230C">
        <w:rPr>
          <w:rFonts w:eastAsia="Calibri"/>
        </w:rPr>
        <w:t>agreement</w:t>
      </w:r>
      <w:r w:rsidR="007056FD" w:rsidRPr="009E230C">
        <w:rPr>
          <w:rFonts w:eastAsia="Calibri"/>
        </w:rPr>
        <w:t xml:space="preserve"> contains the entire </w:t>
      </w:r>
      <w:r w:rsidR="006B2855" w:rsidRPr="009E230C">
        <w:rPr>
          <w:rFonts w:eastAsia="Calibri"/>
        </w:rPr>
        <w:t>agreement</w:t>
      </w:r>
      <w:r w:rsidR="007056FD" w:rsidRPr="009E230C">
        <w:rPr>
          <w:rFonts w:eastAsia="Calibri"/>
        </w:rPr>
        <w:t xml:space="preserve"> between the parties related to the subject matter in this </w:t>
      </w:r>
      <w:r w:rsidR="006B2855" w:rsidRPr="009E230C">
        <w:rPr>
          <w:rFonts w:eastAsia="Calibri"/>
        </w:rPr>
        <w:t>agreement</w:t>
      </w:r>
      <w:r w:rsidR="007056FD" w:rsidRPr="009E230C">
        <w:rPr>
          <w:rFonts w:eastAsia="Calibri"/>
        </w:rPr>
        <w:t xml:space="preserve"> and supersedes all prior discussions and </w:t>
      </w:r>
      <w:r w:rsidR="006B2855" w:rsidRPr="009E230C">
        <w:rPr>
          <w:rFonts w:eastAsia="Calibri"/>
        </w:rPr>
        <w:t>agreement</w:t>
      </w:r>
      <w:r w:rsidR="007056FD" w:rsidRPr="009E230C">
        <w:rPr>
          <w:rFonts w:eastAsia="Calibri"/>
        </w:rPr>
        <w:t xml:space="preserve">s (whether oral or written) by the parties related to </w:t>
      </w:r>
      <w:r w:rsidR="00210612" w:rsidRPr="009E230C">
        <w:rPr>
          <w:rFonts w:eastAsia="Calibri"/>
        </w:rPr>
        <w:t>the same.</w:t>
      </w:r>
    </w:p>
    <w:p w14:paraId="6199FCCF" w14:textId="567A3AA1" w:rsidR="004A4B12" w:rsidRDefault="00325527" w:rsidP="00AB3C91">
      <w:pPr>
        <w:pStyle w:val="NormalSection1"/>
        <w:tabs>
          <w:tab w:val="num" w:pos="720"/>
        </w:tabs>
      </w:pPr>
      <w:r w:rsidRPr="00AB3C91">
        <w:rPr>
          <w:b/>
        </w:rPr>
        <w:t>Amendment</w:t>
      </w:r>
      <w:r w:rsidRPr="00AB3C91">
        <w:rPr>
          <w:b/>
          <w:bCs/>
        </w:rPr>
        <w:t xml:space="preserve"> &amp; Waiver</w:t>
      </w:r>
      <w:r w:rsidRPr="00F25D7B">
        <w:t xml:space="preserve">. </w:t>
      </w:r>
      <w:r w:rsidR="007056FD">
        <w:t xml:space="preserve">This </w:t>
      </w:r>
      <w:r w:rsidR="006B2855">
        <w:t>agreement</w:t>
      </w:r>
      <w:r w:rsidR="007056FD">
        <w:t xml:space="preserve"> may not be amended</w:t>
      </w:r>
      <w:r w:rsidR="007056FD" w:rsidRPr="00237101">
        <w:t xml:space="preserve"> unless </w:t>
      </w:r>
      <w:r w:rsidR="007056FD">
        <w:t>the amendment</w:t>
      </w:r>
      <w:r w:rsidR="007056FD" w:rsidRPr="00237101">
        <w:t xml:space="preserve"> is in writing and signed by all the parties. The failure or delay by a party to exercise any right or remedy in this </w:t>
      </w:r>
      <w:r w:rsidR="006B2855">
        <w:t>agreement</w:t>
      </w:r>
      <w:r w:rsidR="007056FD" w:rsidRPr="00237101">
        <w:t xml:space="preserve"> </w:t>
      </w:r>
      <w:r w:rsidR="007056FD">
        <w:t>will</w:t>
      </w:r>
      <w:r w:rsidR="007056FD" w:rsidRPr="00237101">
        <w:t xml:space="preserve"> not operate as a waiver of the same. The waiver by a party of a breach of any provision in this </w:t>
      </w:r>
      <w:r w:rsidR="006B2855">
        <w:t>agreement</w:t>
      </w:r>
      <w:r w:rsidR="007056FD" w:rsidRPr="00237101">
        <w:t xml:space="preserve"> </w:t>
      </w:r>
      <w:r w:rsidR="007056FD">
        <w:t>will</w:t>
      </w:r>
      <w:r w:rsidR="007056FD" w:rsidRPr="00237101">
        <w:t xml:space="preserve"> not operate as a waiver of any subsequent breach. A waiver </w:t>
      </w:r>
      <w:r w:rsidR="007056FD">
        <w:t>will</w:t>
      </w:r>
      <w:r w:rsidR="007056FD" w:rsidRPr="00237101">
        <w:t xml:space="preserve"> not be effective unless and until it is in written form and signed by the waiving party.</w:t>
      </w:r>
    </w:p>
    <w:p w14:paraId="3FE2A5B7" w14:textId="7BBCC000" w:rsidR="004A4B12" w:rsidRDefault="00325527" w:rsidP="00AB3C91">
      <w:pPr>
        <w:pStyle w:val="NormalSection1"/>
        <w:tabs>
          <w:tab w:val="num" w:pos="720"/>
        </w:tabs>
      </w:pPr>
      <w:r w:rsidRPr="00AB3C91">
        <w:rPr>
          <w:b/>
        </w:rPr>
        <w:t>Severability</w:t>
      </w:r>
      <w:r w:rsidRPr="00F25D7B">
        <w:t xml:space="preserve">. </w:t>
      </w:r>
      <w:r w:rsidR="00DC7FFA" w:rsidRPr="00237101">
        <w:t xml:space="preserve">Each provision in this </w:t>
      </w:r>
      <w:r w:rsidR="006B2855">
        <w:t>agreement</w:t>
      </w:r>
      <w:r w:rsidR="00DC7FFA" w:rsidRPr="00237101">
        <w:t xml:space="preserve"> </w:t>
      </w:r>
      <w:r w:rsidR="00DC7FFA">
        <w:t>will</w:t>
      </w:r>
      <w:r w:rsidR="00DC7FFA" w:rsidRPr="00237101">
        <w:t xml:space="preserve"> be treated as separate and independent of the other provisions. Accordingly, if a court with competent jurisdiction declares a provision in this </w:t>
      </w:r>
      <w:r w:rsidR="006B2855">
        <w:t>agreement</w:t>
      </w:r>
      <w:r w:rsidR="00DC7FFA" w:rsidRPr="00237101">
        <w:t xml:space="preserve"> unenforceable, then the provision </w:t>
      </w:r>
      <w:r w:rsidR="00DC7FFA">
        <w:t>will</w:t>
      </w:r>
      <w:r w:rsidR="00DC7FFA" w:rsidRPr="00237101">
        <w:t xml:space="preserve"> be limited to the minimum extent necessary so that it remains enforceable. If such amendment is not possible, then the unenforceable provision </w:t>
      </w:r>
      <w:r w:rsidR="00DC7FFA">
        <w:t>will</w:t>
      </w:r>
      <w:r w:rsidR="00DC7FFA" w:rsidRPr="00237101">
        <w:t xml:space="preserve"> be deemed removed from this </w:t>
      </w:r>
      <w:r w:rsidR="006B2855">
        <w:t>agreement</w:t>
      </w:r>
      <w:r w:rsidR="00DC7FFA" w:rsidRPr="00237101">
        <w:t xml:space="preserve">, but the remaining provisions </w:t>
      </w:r>
      <w:r w:rsidR="00DC7FFA">
        <w:t>will</w:t>
      </w:r>
      <w:r w:rsidR="00DC7FFA" w:rsidRPr="00237101">
        <w:t xml:space="preserve"> remain in full force.</w:t>
      </w:r>
    </w:p>
    <w:p w14:paraId="77E40246" w14:textId="1A2C3004" w:rsidR="004A4B12" w:rsidRPr="009E230C" w:rsidRDefault="00325527" w:rsidP="00AB3C91">
      <w:pPr>
        <w:pStyle w:val="NormalSection1"/>
        <w:tabs>
          <w:tab w:val="num" w:pos="720"/>
        </w:tabs>
      </w:pPr>
      <w:r w:rsidRPr="00AB3C91">
        <w:rPr>
          <w:b/>
        </w:rPr>
        <w:t>Assignment</w:t>
      </w:r>
      <w:r w:rsidRPr="001678D5">
        <w:t xml:space="preserve">. </w:t>
      </w:r>
      <w:r w:rsidR="004F541A" w:rsidRPr="004F541A">
        <w:t xml:space="preserve">This </w:t>
      </w:r>
      <w:r w:rsidR="006B2855">
        <w:t>agreement</w:t>
      </w:r>
      <w:r w:rsidR="004F541A" w:rsidRPr="004F541A">
        <w:t xml:space="preserve"> and the rights and obligations in this </w:t>
      </w:r>
      <w:r w:rsidR="006B2855">
        <w:t>agreement</w:t>
      </w:r>
      <w:r w:rsidR="004F541A" w:rsidRPr="004F541A">
        <w:t xml:space="preserve"> may not be assigned by either party without the prior written consent of the other party</w:t>
      </w:r>
      <w:r w:rsidR="002E6AEF">
        <w:t xml:space="preserve">, however, </w:t>
      </w:r>
      <w:r w:rsidR="00740E5F">
        <w:t>Expanse</w:t>
      </w:r>
      <w:r w:rsidR="002E6AEF">
        <w:t xml:space="preserve"> may assign this agreement in its </w:t>
      </w:r>
      <w:r w:rsidR="00C2441D">
        <w:t>entirety</w:t>
      </w:r>
      <w:r w:rsidR="002E6AEF">
        <w:t xml:space="preserve"> in connection </w:t>
      </w:r>
      <w:r w:rsidR="002E6AEF" w:rsidRPr="009E230C">
        <w:t>to a merger, acquisition, or other change of control.</w:t>
      </w:r>
    </w:p>
    <w:p w14:paraId="32B91941" w14:textId="4474FB6E" w:rsidR="004A4B12" w:rsidRDefault="00325527" w:rsidP="00AB3C91">
      <w:pPr>
        <w:pStyle w:val="NormalSection1"/>
        <w:tabs>
          <w:tab w:val="num" w:pos="720"/>
        </w:tabs>
      </w:pPr>
      <w:r w:rsidRPr="009E230C">
        <w:rPr>
          <w:b/>
        </w:rPr>
        <w:t>Notices</w:t>
      </w:r>
      <w:r w:rsidRPr="009E230C">
        <w:t xml:space="preserve">. </w:t>
      </w:r>
      <w:r w:rsidR="004F541A" w:rsidRPr="009E230C">
        <w:t xml:space="preserve">Unless otherwise provided in this </w:t>
      </w:r>
      <w:r w:rsidR="006B2855" w:rsidRPr="009E230C">
        <w:t>agreement</w:t>
      </w:r>
      <w:r w:rsidR="004F541A" w:rsidRPr="009E230C">
        <w:t xml:space="preserve">, all notices and demands contemplated in this </w:t>
      </w:r>
      <w:r w:rsidR="006B2855" w:rsidRPr="009E230C">
        <w:t>agreement</w:t>
      </w:r>
      <w:r w:rsidR="004F541A" w:rsidRPr="009E230C">
        <w:t xml:space="preserve"> or applicable law must be in writing (with all delivery expenses prepaid) and addressed to the proper address in the signature blocks below (or to the recipient’s most current address that has been delivered to the other parties in accordance with this </w:t>
      </w:r>
      <w:r w:rsidR="008009F0" w:rsidRPr="009E230C">
        <w:t>paragraph</w:t>
      </w:r>
      <w:r w:rsidR="004F541A" w:rsidRPr="009E230C">
        <w:t>). All properly sent notices and demands will be deemed delivered as follows: (a) if delivery is by hand, then at the time of the actual hand delivery</w:t>
      </w:r>
      <w:r w:rsidR="008009F0" w:rsidRPr="009E230C">
        <w:t>,</w:t>
      </w:r>
      <w:r w:rsidR="004F541A" w:rsidRPr="009E230C">
        <w:t xml:space="preserve"> (b) if delivery is by email, then at the time the intended recipient provides</w:t>
      </w:r>
      <w:r w:rsidR="004F541A" w:rsidRPr="00237101">
        <w:t xml:space="preserve"> non-automated, express or implied, confirmation of receipt (either in a physical writing or by email)</w:t>
      </w:r>
      <w:r w:rsidR="008009F0">
        <w:t>,</w:t>
      </w:r>
      <w:r w:rsidR="004F541A" w:rsidRPr="00237101">
        <w:t xml:space="preserve"> or (c) if by overnight delivery using a nationally recognized overnight courier, then one business day after having been given to the courier.</w:t>
      </w:r>
    </w:p>
    <w:p w14:paraId="4AFC8752" w14:textId="7087866F" w:rsidR="004A4B12" w:rsidRDefault="008009F0" w:rsidP="00AB3C91">
      <w:pPr>
        <w:pStyle w:val="NormalSection1"/>
        <w:tabs>
          <w:tab w:val="num" w:pos="720"/>
        </w:tabs>
      </w:pPr>
      <w:r w:rsidRPr="00AB3C91">
        <w:rPr>
          <w:b/>
        </w:rPr>
        <w:t>Legal Provisions &amp; Waiver of Jury Trial</w:t>
      </w:r>
      <w:r w:rsidR="00325527">
        <w:t xml:space="preserve">. </w:t>
      </w:r>
      <w:r w:rsidR="004F541A" w:rsidRPr="00237101">
        <w:t xml:space="preserve">This </w:t>
      </w:r>
      <w:r w:rsidR="006B2855">
        <w:t>agreement</w:t>
      </w:r>
      <w:r w:rsidR="004F541A" w:rsidRPr="00237101">
        <w:t xml:space="preserve"> </w:t>
      </w:r>
      <w:r w:rsidR="004F541A" w:rsidRPr="009E230C">
        <w:t>and all disputes which arise under or relate to it will be governed by and construed in accordance with the laws of Missouri</w:t>
      </w:r>
      <w:r w:rsidR="009E230C" w:rsidRPr="009E230C">
        <w:t xml:space="preserve">, USA, </w:t>
      </w:r>
      <w:r w:rsidR="004F541A" w:rsidRPr="009E230C">
        <w:t xml:space="preserve">excluding its conflict of law principles. Each party consents to jurisdiction in, and the exclusive venue of, the state courts in Jackson County, Missouri, or when applicable in the U.S. District Court having jurisdiction over that county, for all disputes which arise under or relate to this </w:t>
      </w:r>
      <w:r w:rsidR="006B2855" w:rsidRPr="009E230C">
        <w:t>agreement</w:t>
      </w:r>
      <w:r w:rsidR="004F541A" w:rsidRPr="009E230C">
        <w:t xml:space="preserve">. </w:t>
      </w:r>
      <w:r w:rsidR="009E230C">
        <w:t xml:space="preserve">If this agreement is translated into any language other than English, then the English version will control in all situations. </w:t>
      </w:r>
      <w:r w:rsidR="004F541A" w:rsidRPr="009E230C">
        <w:t xml:space="preserve">The prevailing party in any litigation or other dispute resolution proceeding between the parties that results from this </w:t>
      </w:r>
      <w:r w:rsidR="006B2855" w:rsidRPr="009E230C">
        <w:t>agreement</w:t>
      </w:r>
      <w:r w:rsidR="004F541A" w:rsidRPr="009E230C">
        <w:t xml:space="preserve"> will be entitled to reimbursement from the other party of all its reasonable costs and expenses (including reasonable attorneys’ fees) incurred in connection with the proceeding and any appeal. Each party waives trial by jury in all litigation and other dispute resolution proceedings brought by either party against the other on any matter that arises</w:t>
      </w:r>
      <w:r w:rsidR="004F541A" w:rsidRPr="00237101">
        <w:t xml:space="preserve"> </w:t>
      </w:r>
      <w:r w:rsidR="004F541A">
        <w:t>under</w:t>
      </w:r>
      <w:r w:rsidR="004F541A" w:rsidRPr="00237101">
        <w:t xml:space="preserve"> or is related to this </w:t>
      </w:r>
      <w:r w:rsidR="006B2855">
        <w:t>agreement</w:t>
      </w:r>
      <w:r w:rsidR="004F541A" w:rsidRPr="00237101">
        <w:t>.</w:t>
      </w:r>
    </w:p>
    <w:p w14:paraId="2271E61C" w14:textId="1AE29338" w:rsidR="003400F8" w:rsidRPr="003400F8" w:rsidRDefault="003400F8" w:rsidP="003400F8">
      <w:pPr>
        <w:widowControl/>
        <w:tabs>
          <w:tab w:val="clear" w:pos="720"/>
        </w:tabs>
        <w:suppressAutoHyphens w:val="0"/>
        <w:spacing w:after="0" w:line="240" w:lineRule="auto"/>
        <w:ind w:firstLine="0"/>
        <w:jc w:val="center"/>
        <w:rPr>
          <w:bCs/>
          <w:i/>
          <w:iCs/>
        </w:rPr>
      </w:pPr>
      <w:commentRangeStart w:id="20"/>
      <w:r w:rsidRPr="003400F8">
        <w:rPr>
          <w:bCs/>
          <w:i/>
          <w:iCs/>
        </w:rPr>
        <w:t>[</w:t>
      </w:r>
      <w:commentRangeEnd w:id="20"/>
      <w:r>
        <w:rPr>
          <w:rStyle w:val="CommentReference"/>
        </w:rPr>
        <w:commentReference w:id="20"/>
      </w:r>
      <w:r w:rsidRPr="003400F8">
        <w:rPr>
          <w:bCs/>
          <w:i/>
          <w:iCs/>
        </w:rPr>
        <w:t>Signature Page to Follow]</w:t>
      </w:r>
      <w:r w:rsidRPr="003400F8">
        <w:rPr>
          <w:bCs/>
          <w:i/>
          <w:iCs/>
        </w:rPr>
        <w:br w:type="page"/>
      </w:r>
    </w:p>
    <w:p w14:paraId="682596E4" w14:textId="240D047D" w:rsidR="00325527" w:rsidRDefault="00325527" w:rsidP="00AB3C91">
      <w:pPr>
        <w:pStyle w:val="NormalSection1"/>
        <w:tabs>
          <w:tab w:val="num" w:pos="720"/>
        </w:tabs>
      </w:pPr>
      <w:r w:rsidRPr="00AB3C91">
        <w:rPr>
          <w:b/>
        </w:rPr>
        <w:lastRenderedPageBreak/>
        <w:t>Signatures</w:t>
      </w:r>
      <w:r>
        <w:t xml:space="preserve">. </w:t>
      </w:r>
      <w:r w:rsidR="00330C06" w:rsidRPr="00237101">
        <w:t xml:space="preserve">The parties may: (a) sign this </w:t>
      </w:r>
      <w:r w:rsidR="006B2855">
        <w:t>agreement</w:t>
      </w:r>
      <w:r w:rsidR="00330C06" w:rsidRPr="00237101">
        <w:t xml:space="preserve"> in counterparts (each of which </w:t>
      </w:r>
      <w:r w:rsidR="00330C06">
        <w:t>will</w:t>
      </w:r>
      <w:r w:rsidR="00330C06" w:rsidRPr="00237101">
        <w:t xml:space="preserve"> be deemed an original, but all of which together </w:t>
      </w:r>
      <w:r w:rsidR="00330C06">
        <w:t>will</w:t>
      </w:r>
      <w:r w:rsidR="00330C06" w:rsidRPr="00237101">
        <w:t xml:space="preserve"> constitute one instrument); (b) sign this </w:t>
      </w:r>
      <w:r w:rsidR="006B2855">
        <w:t>agreement</w:t>
      </w:r>
      <w:r w:rsidR="00330C06" w:rsidRPr="00237101">
        <w:t xml:space="preserve"> using digital signatures (which </w:t>
      </w:r>
      <w:r w:rsidR="00330C06">
        <w:t>will</w:t>
      </w:r>
      <w:r w:rsidR="00330C06" w:rsidRPr="00237101">
        <w:t xml:space="preserve"> be deemed valid for all purposes with the same effect as ink-signatures); and (c) rely on digital versions and photocopies of this </w:t>
      </w:r>
      <w:r w:rsidR="006B2855">
        <w:t>agreement</w:t>
      </w:r>
      <w:r w:rsidR="00330C06" w:rsidRPr="00237101">
        <w:t xml:space="preserve"> (which </w:t>
      </w:r>
      <w:r w:rsidR="00330C06">
        <w:t>will</w:t>
      </w:r>
      <w:r w:rsidR="00330C06" w:rsidRPr="00237101">
        <w:t xml:space="preserve"> have the same effect as an original paper version)</w:t>
      </w:r>
      <w:r w:rsidR="00330C06">
        <w:t>.</w:t>
      </w:r>
    </w:p>
    <w:p w14:paraId="506FD9F9" w14:textId="202178DE" w:rsidR="005757F3" w:rsidRDefault="004A4B12" w:rsidP="00004825">
      <w:r w:rsidRPr="003400F8">
        <w:t xml:space="preserve">Each party is signing this </w:t>
      </w:r>
      <w:r w:rsidR="006B2855" w:rsidRPr="003400F8">
        <w:t>agreement</w:t>
      </w:r>
      <w:r w:rsidRPr="003400F8">
        <w:t xml:space="preserve"> as of the date immediately under that party’s signature.</w:t>
      </w:r>
      <w:bookmarkEnd w:id="2"/>
    </w:p>
    <w:tbl>
      <w:tblPr>
        <w:tblW w:w="0" w:type="auto"/>
        <w:tblLook w:val="04A0" w:firstRow="1" w:lastRow="0" w:firstColumn="1" w:lastColumn="0" w:noHBand="0" w:noVBand="1"/>
      </w:tblPr>
      <w:tblGrid>
        <w:gridCol w:w="4680"/>
        <w:gridCol w:w="4680"/>
      </w:tblGrid>
      <w:tr w:rsidR="005757F3" w:rsidRPr="001F35E2" w14:paraId="1250C1AF" w14:textId="77777777" w:rsidTr="00242B3F">
        <w:tc>
          <w:tcPr>
            <w:tcW w:w="4788" w:type="dxa"/>
            <w:shd w:val="clear" w:color="auto" w:fill="auto"/>
          </w:tcPr>
          <w:p w14:paraId="10577B00" w14:textId="34BC20E1" w:rsidR="005757F3" w:rsidRPr="00B410BB" w:rsidRDefault="00815F82" w:rsidP="00004825">
            <w:pPr>
              <w:pStyle w:val="SignatureBlocks"/>
              <w:contextualSpacing/>
              <w:jc w:val="left"/>
              <w:rPr>
                <w:bCs/>
              </w:rPr>
            </w:pPr>
            <w:r w:rsidRPr="00B410BB">
              <w:rPr>
                <w:bCs/>
              </w:rPr>
              <w:t>Expanse Services LLC</w:t>
            </w:r>
          </w:p>
          <w:p w14:paraId="30461C99" w14:textId="77777777" w:rsidR="00004825" w:rsidRDefault="00004825" w:rsidP="00004825">
            <w:pPr>
              <w:pStyle w:val="SignatureBlocks"/>
              <w:contextualSpacing/>
              <w:jc w:val="left"/>
              <w:rPr>
                <w:bCs/>
                <w:highlight w:val="yellow"/>
              </w:rPr>
            </w:pPr>
          </w:p>
          <w:p w14:paraId="07166BEC" w14:textId="77777777" w:rsidR="005757F3" w:rsidRPr="001F35E2" w:rsidRDefault="005757F3" w:rsidP="00004825">
            <w:pPr>
              <w:pStyle w:val="SignatureBlocks"/>
              <w:contextualSpacing/>
            </w:pPr>
            <w:r w:rsidRPr="001F35E2">
              <w:t xml:space="preserve">Sign: </w:t>
            </w:r>
            <w:r w:rsidRPr="001F35E2">
              <w:rPr>
                <w:u w:val="single"/>
              </w:rPr>
              <w:tab/>
            </w:r>
          </w:p>
          <w:p w14:paraId="22FF2B38" w14:textId="77777777" w:rsidR="00004825" w:rsidRDefault="00004825" w:rsidP="00004825">
            <w:pPr>
              <w:pStyle w:val="SignatureBlocks"/>
              <w:contextualSpacing/>
              <w:rPr>
                <w:u w:val="single"/>
              </w:rPr>
            </w:pPr>
            <w:r w:rsidRPr="00A0700D">
              <w:t xml:space="preserve">Print: </w:t>
            </w:r>
            <w:r w:rsidRPr="002571A5">
              <w:rPr>
                <w:bCs/>
                <w:u w:val="single"/>
              </w:rPr>
              <w:t xml:space="preserve">Matthew </w:t>
            </w:r>
            <w:proofErr w:type="spellStart"/>
            <w:r w:rsidRPr="002571A5">
              <w:rPr>
                <w:bCs/>
                <w:u w:val="single"/>
              </w:rPr>
              <w:t>Mckeller</w:t>
            </w:r>
            <w:proofErr w:type="spellEnd"/>
            <w:r w:rsidRPr="00A0700D">
              <w:rPr>
                <w:u w:val="single"/>
              </w:rPr>
              <w:tab/>
            </w:r>
          </w:p>
          <w:p w14:paraId="45BB9491" w14:textId="694BFB93" w:rsidR="00004825" w:rsidRPr="00A0700D" w:rsidRDefault="00004825" w:rsidP="00004825">
            <w:pPr>
              <w:pStyle w:val="SignatureBlocks"/>
              <w:contextualSpacing/>
              <w:rPr>
                <w:u w:val="single"/>
              </w:rPr>
            </w:pPr>
            <w:r w:rsidRPr="00A0700D">
              <w:t xml:space="preserve">Title: </w:t>
            </w:r>
            <w:r w:rsidRPr="00A0700D">
              <w:rPr>
                <w:u w:val="single"/>
              </w:rPr>
              <w:t>Founder</w:t>
            </w:r>
            <w:r w:rsidRPr="00A0700D">
              <w:rPr>
                <w:u w:val="single"/>
              </w:rPr>
              <w:tab/>
            </w:r>
          </w:p>
          <w:p w14:paraId="78A9F188" w14:textId="77777777" w:rsidR="005757F3" w:rsidRDefault="005757F3" w:rsidP="00004825">
            <w:pPr>
              <w:pStyle w:val="SignatureBlocks"/>
              <w:contextualSpacing/>
              <w:rPr>
                <w:u w:val="single"/>
              </w:rPr>
            </w:pPr>
            <w:r w:rsidRPr="00DB4DDC">
              <w:t xml:space="preserve">Date: </w:t>
            </w:r>
            <w:r w:rsidRPr="00DB4DDC">
              <w:rPr>
                <w:u w:val="single"/>
              </w:rPr>
              <w:tab/>
            </w:r>
          </w:p>
          <w:p w14:paraId="2AA3E1CC" w14:textId="77777777" w:rsidR="005757F3" w:rsidRDefault="005757F3" w:rsidP="00004825">
            <w:pPr>
              <w:pStyle w:val="SignatureBlocks"/>
              <w:contextualSpacing/>
            </w:pPr>
          </w:p>
          <w:p w14:paraId="717AA6EA" w14:textId="77777777" w:rsidR="00004825" w:rsidRPr="00A0700D" w:rsidRDefault="00004825" w:rsidP="00004825">
            <w:pPr>
              <w:pStyle w:val="SignatureBlocks"/>
              <w:spacing w:line="276" w:lineRule="auto"/>
              <w:contextualSpacing/>
              <w:jc w:val="left"/>
              <w:rPr>
                <w:bCs/>
              </w:rPr>
            </w:pPr>
            <w:r w:rsidRPr="00A0700D">
              <w:rPr>
                <w:b/>
                <w:bCs/>
              </w:rPr>
              <w:t>Addresses for Notices:</w:t>
            </w:r>
          </w:p>
          <w:p w14:paraId="09624750" w14:textId="77777777" w:rsidR="00004825" w:rsidRPr="00A0700D" w:rsidRDefault="00004825" w:rsidP="00004825">
            <w:pPr>
              <w:pStyle w:val="SignatureBlocks"/>
              <w:spacing w:line="276" w:lineRule="auto"/>
              <w:contextualSpacing/>
              <w:jc w:val="left"/>
            </w:pPr>
            <w:r w:rsidRPr="00A0700D">
              <w:t>12405 East 72 Terrace</w:t>
            </w:r>
          </w:p>
          <w:p w14:paraId="1A56758C" w14:textId="77777777" w:rsidR="00004825" w:rsidRPr="00A0700D" w:rsidRDefault="00004825" w:rsidP="00004825">
            <w:pPr>
              <w:pStyle w:val="SignatureBlocks"/>
              <w:spacing w:line="276" w:lineRule="auto"/>
              <w:contextualSpacing/>
              <w:jc w:val="left"/>
            </w:pPr>
            <w:r w:rsidRPr="00A0700D">
              <w:t>Kansas City, Missouri 64133</w:t>
            </w:r>
          </w:p>
          <w:p w14:paraId="01E83928" w14:textId="77777777" w:rsidR="00004825" w:rsidRPr="00A0700D" w:rsidRDefault="00004825" w:rsidP="00004825">
            <w:pPr>
              <w:pStyle w:val="SignatureBlocks"/>
              <w:spacing w:line="276" w:lineRule="auto"/>
              <w:contextualSpacing/>
              <w:jc w:val="left"/>
            </w:pPr>
            <w:r w:rsidRPr="00A0700D">
              <w:t>Email: matt@expanseservices.com</w:t>
            </w:r>
          </w:p>
          <w:p w14:paraId="04653221" w14:textId="07804037" w:rsidR="00815F82" w:rsidRPr="001F35E2" w:rsidRDefault="00815F82" w:rsidP="00004825">
            <w:pPr>
              <w:pStyle w:val="SignatureBlocks"/>
              <w:contextualSpacing/>
              <w:jc w:val="left"/>
            </w:pPr>
          </w:p>
        </w:tc>
        <w:tc>
          <w:tcPr>
            <w:tcW w:w="4788" w:type="dxa"/>
            <w:shd w:val="clear" w:color="auto" w:fill="auto"/>
          </w:tcPr>
          <w:p w14:paraId="3940C3B3" w14:textId="350012EB" w:rsidR="005757F3" w:rsidRPr="001F35E2" w:rsidRDefault="005757F3" w:rsidP="00004825">
            <w:pPr>
              <w:pStyle w:val="SignatureBlocks"/>
              <w:contextualSpacing/>
            </w:pPr>
            <w:commentRangeStart w:id="21"/>
            <w:r>
              <w:rPr>
                <w:highlight w:val="yellow"/>
              </w:rPr>
              <w:t>C</w:t>
            </w:r>
            <w:commentRangeEnd w:id="21"/>
            <w:r>
              <w:rPr>
                <w:rStyle w:val="CommentReference"/>
              </w:rPr>
              <w:commentReference w:id="21"/>
            </w:r>
            <w:r>
              <w:rPr>
                <w:highlight w:val="yellow"/>
              </w:rPr>
              <w:t>ontractor</w:t>
            </w:r>
            <w:r w:rsidRPr="007D7B74">
              <w:rPr>
                <w:highlight w:val="yellow"/>
              </w:rPr>
              <w:t xml:space="preserve"> </w:t>
            </w:r>
            <w:r w:rsidRPr="003124E7">
              <w:rPr>
                <w:highlight w:val="yellow"/>
              </w:rPr>
              <w:t>Name</w:t>
            </w:r>
          </w:p>
          <w:p w14:paraId="04A08E36" w14:textId="77777777" w:rsidR="005757F3" w:rsidRDefault="005757F3" w:rsidP="00004825">
            <w:pPr>
              <w:pStyle w:val="SignatureBlocks"/>
              <w:contextualSpacing/>
            </w:pPr>
          </w:p>
          <w:p w14:paraId="1E7C5B7A" w14:textId="77777777" w:rsidR="005757F3" w:rsidRPr="001F35E2" w:rsidRDefault="005757F3" w:rsidP="00004825">
            <w:pPr>
              <w:pStyle w:val="SignatureBlocks"/>
              <w:contextualSpacing/>
            </w:pPr>
            <w:r w:rsidRPr="001F35E2">
              <w:t xml:space="preserve">Sign: </w:t>
            </w:r>
            <w:r w:rsidRPr="001F35E2">
              <w:rPr>
                <w:u w:val="single"/>
              </w:rPr>
              <w:tab/>
            </w:r>
          </w:p>
          <w:p w14:paraId="23CE1118" w14:textId="77777777" w:rsidR="005757F3" w:rsidRPr="001F35E2" w:rsidRDefault="005757F3" w:rsidP="00004825">
            <w:pPr>
              <w:pStyle w:val="SignatureBlocks"/>
              <w:contextualSpacing/>
            </w:pPr>
            <w:r w:rsidRPr="001F35E2">
              <w:t xml:space="preserve">Print: </w:t>
            </w:r>
            <w:r w:rsidRPr="001F35E2">
              <w:rPr>
                <w:u w:val="single"/>
              </w:rPr>
              <w:tab/>
            </w:r>
          </w:p>
          <w:p w14:paraId="33727AEB" w14:textId="77777777" w:rsidR="005757F3" w:rsidRPr="00DB4DDC" w:rsidRDefault="005757F3" w:rsidP="00004825">
            <w:pPr>
              <w:pStyle w:val="SignatureBlocks"/>
              <w:contextualSpacing/>
              <w:rPr>
                <w:u w:val="single"/>
              </w:rPr>
            </w:pPr>
            <w:commentRangeStart w:id="22"/>
            <w:r w:rsidRPr="00DB4DDC">
              <w:t xml:space="preserve">Title: </w:t>
            </w:r>
            <w:r w:rsidRPr="00DB4DDC">
              <w:rPr>
                <w:u w:val="single"/>
              </w:rPr>
              <w:tab/>
            </w:r>
            <w:commentRangeEnd w:id="22"/>
            <w:r>
              <w:rPr>
                <w:rStyle w:val="CommentReference"/>
              </w:rPr>
              <w:commentReference w:id="22"/>
            </w:r>
          </w:p>
          <w:p w14:paraId="49E261DC" w14:textId="77777777" w:rsidR="005757F3" w:rsidRDefault="005757F3" w:rsidP="00004825">
            <w:pPr>
              <w:pStyle w:val="SignatureBlocks"/>
              <w:contextualSpacing/>
              <w:rPr>
                <w:u w:val="single"/>
              </w:rPr>
            </w:pPr>
            <w:r w:rsidRPr="00DB4DDC">
              <w:t xml:space="preserve">Date: </w:t>
            </w:r>
            <w:r w:rsidRPr="00DB4DDC">
              <w:rPr>
                <w:u w:val="single"/>
              </w:rPr>
              <w:tab/>
            </w:r>
          </w:p>
          <w:p w14:paraId="0CD1229F" w14:textId="77777777" w:rsidR="005757F3" w:rsidRDefault="005757F3" w:rsidP="00004825">
            <w:pPr>
              <w:pStyle w:val="SignatureBlocks"/>
              <w:contextualSpacing/>
            </w:pPr>
          </w:p>
          <w:p w14:paraId="4E29DE3D" w14:textId="77777777" w:rsidR="005757F3" w:rsidRDefault="005757F3" w:rsidP="00004825">
            <w:pPr>
              <w:pStyle w:val="SignatureBlocks"/>
              <w:spacing w:line="276" w:lineRule="auto"/>
              <w:contextualSpacing/>
              <w:jc w:val="left"/>
              <w:rPr>
                <w:highlight w:val="yellow"/>
              </w:rPr>
            </w:pPr>
            <w:r w:rsidRPr="00815F82">
              <w:rPr>
                <w:b/>
                <w:bCs/>
              </w:rPr>
              <w:t>Addresses for Notices</w:t>
            </w:r>
            <w:r>
              <w:t>:</w:t>
            </w:r>
            <w:r>
              <w:br/>
            </w:r>
            <w:r w:rsidRPr="009D13BC">
              <w:rPr>
                <w:highlight w:val="yellow"/>
              </w:rPr>
              <w:t>Address</w:t>
            </w:r>
          </w:p>
          <w:p w14:paraId="373FB802" w14:textId="77777777" w:rsidR="005757F3" w:rsidRDefault="005757F3" w:rsidP="00004825">
            <w:pPr>
              <w:pStyle w:val="SignatureBlocks"/>
              <w:spacing w:line="276" w:lineRule="auto"/>
              <w:contextualSpacing/>
              <w:jc w:val="left"/>
              <w:rPr>
                <w:highlight w:val="yellow"/>
              </w:rPr>
            </w:pPr>
            <w:r w:rsidRPr="009D13BC">
              <w:rPr>
                <w:highlight w:val="yellow"/>
              </w:rPr>
              <w:t>Address</w:t>
            </w:r>
          </w:p>
          <w:p w14:paraId="2282E325" w14:textId="77777777" w:rsidR="005757F3" w:rsidRPr="001F35E2" w:rsidRDefault="005757F3" w:rsidP="00004825">
            <w:pPr>
              <w:pStyle w:val="SignatureBlocks"/>
              <w:spacing w:line="276" w:lineRule="auto"/>
              <w:contextualSpacing/>
              <w:jc w:val="left"/>
            </w:pPr>
            <w:r w:rsidRPr="005C1D22">
              <w:t xml:space="preserve">Email: </w:t>
            </w:r>
            <w:r>
              <w:rPr>
                <w:highlight w:val="yellow"/>
              </w:rPr>
              <w:t>E</w:t>
            </w:r>
            <w:r w:rsidRPr="009D13BC">
              <w:rPr>
                <w:highlight w:val="yellow"/>
              </w:rPr>
              <w:t>mail</w:t>
            </w:r>
          </w:p>
        </w:tc>
      </w:tr>
    </w:tbl>
    <w:p w14:paraId="3F2315BD" w14:textId="77777777" w:rsidR="005757F3" w:rsidRPr="0094723F" w:rsidRDefault="005757F3" w:rsidP="00AB3C91"/>
    <w:p w14:paraId="4005D238" w14:textId="77777777" w:rsidR="005757F3" w:rsidRPr="00CE64A1" w:rsidRDefault="005757F3" w:rsidP="00AB3C91"/>
    <w:p w14:paraId="7858EA51" w14:textId="77777777" w:rsidR="00A676F3" w:rsidRPr="00CE64A1" w:rsidRDefault="00A676F3" w:rsidP="00AB3C91"/>
    <w:sectPr w:rsidR="00A676F3" w:rsidRPr="00CE64A1" w:rsidSect="00777A09">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hris Brown" w:date="2021-12-14T12:54:00Z" w:initials="CB">
    <w:p w14:paraId="7ED32D89" w14:textId="4A34C8CF" w:rsidR="00BC3C06" w:rsidRDefault="00BC3C06" w:rsidP="00AB3C91">
      <w:pPr>
        <w:pStyle w:val="CommentText"/>
      </w:pPr>
      <w:r>
        <w:rPr>
          <w:rStyle w:val="CommentReference"/>
        </w:rPr>
        <w:annotationRef/>
      </w:r>
      <w:r>
        <w:rPr>
          <w:rStyle w:val="CommentReference"/>
        </w:rPr>
        <w:annotationRef/>
      </w:r>
      <w:r>
        <w:t>This is the date the agreement starts. It should be on or around the date the parties are signing the agreement. It is possible to back date or future date, but when doing that, you should use caution. It’s best to speak to a lawyer about that situation before back- or future-dating the agreement.</w:t>
      </w:r>
    </w:p>
  </w:comment>
  <w:comment w:id="1" w:author="Chris Brown" w:date="2021-12-14T12:54:00Z" w:initials="CB">
    <w:p w14:paraId="6A8958BF" w14:textId="6C9BC554" w:rsidR="00BC3C06" w:rsidRDefault="00BC3C06" w:rsidP="00AB3C91">
      <w:pPr>
        <w:pStyle w:val="CommentText"/>
      </w:pPr>
      <w:r>
        <w:rPr>
          <w:rStyle w:val="CommentReference"/>
        </w:rPr>
        <w:annotationRef/>
      </w:r>
      <w:r>
        <w:rPr>
          <w:rStyle w:val="CommentReference"/>
        </w:rPr>
        <w:annotationRef/>
      </w:r>
      <w:r w:rsidRPr="001F290C">
        <w:t xml:space="preserve">Insert </w:t>
      </w:r>
      <w:r>
        <w:t>the contractor’s</w:t>
      </w:r>
      <w:r w:rsidRPr="001F290C">
        <w:t xml:space="preserve"> legal name. If they are an individual, insert their legal name. If they are a business, insert their business name, type of business entity, and state of </w:t>
      </w:r>
      <w:r>
        <w:t>formation</w:t>
      </w:r>
      <w:r w:rsidRPr="001F290C">
        <w:t xml:space="preserve">. For example: Jane Doe Coffee Shop, LLC, a </w:t>
      </w:r>
      <w:r>
        <w:t>Missouri</w:t>
      </w:r>
      <w:r w:rsidRPr="001F290C">
        <w:t xml:space="preserve"> limited lability company).</w:t>
      </w:r>
    </w:p>
  </w:comment>
  <w:comment w:id="10" w:author="Chris Brown" w:date="2021-12-14T13:16:00Z" w:initials="CB">
    <w:p w14:paraId="48DAB1C3" w14:textId="667B7C2A" w:rsidR="00130C5B" w:rsidRDefault="00130C5B" w:rsidP="00130C5B">
      <w:pPr>
        <w:pStyle w:val="CommentText"/>
      </w:pPr>
      <w:r>
        <w:rPr>
          <w:rStyle w:val="CommentReference"/>
        </w:rPr>
        <w:annotationRef/>
      </w:r>
      <w:r>
        <w:rPr>
          <w:rStyle w:val="CommentReference"/>
        </w:rPr>
        <w:annotationRef/>
      </w:r>
      <w:r>
        <w:t>FYI – your ability to control how a contractor works is limited. Thus, I used this language here. Ultimately, your only role is to ensure the contractor completes their services to your satisfaction on time.</w:t>
      </w:r>
    </w:p>
  </w:comment>
  <w:comment w:id="13" w:author="Chris Brown" w:date="2021-12-14T13:26:00Z" w:initials="CB">
    <w:p w14:paraId="78C1BD60" w14:textId="77777777" w:rsidR="00432313" w:rsidRDefault="00432313">
      <w:pPr>
        <w:pStyle w:val="CommentText"/>
      </w:pPr>
      <w:r>
        <w:rPr>
          <w:rStyle w:val="CommentReference"/>
        </w:rPr>
        <w:annotationRef/>
      </w:r>
      <w:r>
        <w:t>Note – this is a one-way NDA. It says the contractor will protect your info, but you don’t have to protect the contractor’s info.</w:t>
      </w:r>
    </w:p>
    <w:p w14:paraId="0F21E620" w14:textId="77777777" w:rsidR="00432313" w:rsidRDefault="00432313">
      <w:pPr>
        <w:pStyle w:val="CommentText"/>
      </w:pPr>
    </w:p>
    <w:p w14:paraId="399EC524" w14:textId="6240496D" w:rsidR="00432313" w:rsidRDefault="00432313">
      <w:pPr>
        <w:pStyle w:val="CommentText"/>
      </w:pPr>
      <w:r>
        <w:t>Per our call, here is an alternate provision you can use if you need this to be mutual (where you both agree to protect the others’ info). To use this, delete the text in the agreement and paste this language in.</w:t>
      </w:r>
    </w:p>
    <w:p w14:paraId="0291AB17" w14:textId="41C0E075" w:rsidR="00432313" w:rsidRDefault="00432313" w:rsidP="00432313">
      <w:pPr>
        <w:pStyle w:val="CommentText"/>
      </w:pPr>
    </w:p>
    <w:p w14:paraId="295D4EF3" w14:textId="77777777" w:rsidR="00432313" w:rsidRDefault="00432313" w:rsidP="00432313">
      <w:pPr>
        <w:pStyle w:val="CommentText"/>
      </w:pPr>
      <w:r w:rsidRPr="00704EEC">
        <w:t xml:space="preserve">As a result </w:t>
      </w:r>
      <w:r w:rsidRPr="00432313">
        <w:t>of this agreement each party is likely to disclose Confidential Information to the other that the disclosing party desires to maintain as confidential. Accordingly, the receiving party shall (a) protect the confidentiality of the disclosing party’s Confidential Information in the receiving party’s possession, (b) not use any of the disclosing party’s Confidential Information except for the benefit of the disclosing party, and (c) not disclose any of the disclosing party’s Confidential Information to any third party. Notwithstanding the foregoing, the receiving party may disclose the disclosing party’s Confidential Information (</w:t>
      </w:r>
      <w:proofErr w:type="spellStart"/>
      <w:r w:rsidRPr="00432313">
        <w:t>i</w:t>
      </w:r>
      <w:proofErr w:type="spellEnd"/>
      <w:r w:rsidRPr="00432313">
        <w:t>) to its employees and permitted contractors as necessary (provided each recipient agrees to protect the disclosing party’s Confidential Information in a written agreement that includes confidentiality obligations substantially similar to this confidentiality provision), and (ii) to the extent it is compelled to do so by law if it provides reasonable prior notice to the disclosing party (unless otherwise ordered by a court with competent jurisdiction). Upon written demand from the disclosing party, the receiving party shall promptly return (or if requested by the disclosing party destroy) all the disclosing party’s Confidential Information in the receiving party’s possession (in all forms including all copies). “</w:t>
      </w:r>
      <w:r w:rsidRPr="00432313">
        <w:rPr>
          <w:b/>
          <w:bCs/>
        </w:rPr>
        <w:t>Confidential Information</w:t>
      </w:r>
      <w:r w:rsidRPr="00432313">
        <w:t>” means all oral and written information which a reasonable person would deem confidential (including third-party information held in confidence by the disclosing party, for example, Expanse’s clients’ confidential information) which is acquired by or disclosed to the receiving party (including information acquired or disclosed prior to the signing of this agreement). “Confidential Information” does not include information the receiving party can demonstrate (</w:t>
      </w:r>
      <w:proofErr w:type="spellStart"/>
      <w:r w:rsidRPr="00432313">
        <w:t>i</w:t>
      </w:r>
      <w:proofErr w:type="spellEnd"/>
      <w:r w:rsidRPr="00432313">
        <w:t>) becomes known to the public through no fault of the receiving party, (ii) was independently developed by the receiving party without use of the disclosing party’s Confidential Information, or (iii) was given to the receiving party by a third party without breaching any confidentiality obligations. Each party’s confidentiality obligations in this agreement will apply during the term of this agreement and for five years thereafter</w:t>
      </w:r>
      <w:r w:rsidRPr="00704EEC">
        <w:t>.</w:t>
      </w:r>
    </w:p>
    <w:p w14:paraId="406E64E0" w14:textId="3624B775" w:rsidR="00432313" w:rsidRDefault="00432313">
      <w:pPr>
        <w:pStyle w:val="CommentText"/>
      </w:pPr>
    </w:p>
  </w:comment>
  <w:comment w:id="20" w:author="Chris Brown" w:date="2021-12-14T13:33:00Z" w:initials="CB">
    <w:p w14:paraId="28948645" w14:textId="411464C0" w:rsidR="003400F8" w:rsidRDefault="003400F8">
      <w:pPr>
        <w:pStyle w:val="CommentText"/>
      </w:pPr>
      <w:r>
        <w:rPr>
          <w:rStyle w:val="CommentReference"/>
        </w:rPr>
        <w:annotationRef/>
      </w:r>
      <w:r>
        <w:t xml:space="preserve">Note – you can delete this if the signature blocks all fit on the final page of the agreement’s provisions. </w:t>
      </w:r>
    </w:p>
  </w:comment>
  <w:comment w:id="21" w:author="Chris Brown" w:date="2021-12-14T09:56:00Z" w:initials="CB">
    <w:p w14:paraId="3A5E9106" w14:textId="58538EDD" w:rsidR="005757F3" w:rsidRDefault="005757F3" w:rsidP="00AB3C91">
      <w:pPr>
        <w:pStyle w:val="CommentText"/>
      </w:pPr>
      <w:r>
        <w:rPr>
          <w:rStyle w:val="CommentReference"/>
        </w:rPr>
        <w:annotationRef/>
      </w:r>
      <w:r>
        <w:t>Insert the contractor’s legal name here.</w:t>
      </w:r>
    </w:p>
  </w:comment>
  <w:comment w:id="22" w:author="Chris Brown" w:date="2021-12-14T09:56:00Z" w:initials="CB">
    <w:p w14:paraId="58EE757C" w14:textId="4036A117" w:rsidR="005757F3" w:rsidRDefault="005757F3" w:rsidP="00AB3C91">
      <w:pPr>
        <w:pStyle w:val="CommentText"/>
      </w:pPr>
      <w:r>
        <w:rPr>
          <w:rStyle w:val="CommentReference"/>
        </w:rPr>
        <w:annotationRef/>
      </w:r>
      <w:r>
        <w:t>Note – if the contractor is an individual (and not a business entity), you should delete this 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D32D89" w15:done="0"/>
  <w15:commentEx w15:paraId="6A8958BF" w15:done="0"/>
  <w15:commentEx w15:paraId="48DAB1C3" w15:done="0"/>
  <w15:commentEx w15:paraId="406E64E0" w15:done="0"/>
  <w15:commentEx w15:paraId="28948645" w15:done="0"/>
  <w15:commentEx w15:paraId="3A5E9106" w15:done="0"/>
  <w15:commentEx w15:paraId="58EE75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631277" w16cex:dateUtc="2021-12-14T19:54:00Z"/>
  <w16cex:commentExtensible w16cex:durableId="25631280" w16cex:dateUtc="2021-12-14T19:54:00Z"/>
  <w16cex:commentExtensible w16cex:durableId="256317A0" w16cex:dateUtc="2021-12-14T20:16:00Z"/>
  <w16cex:commentExtensible w16cex:durableId="25631A20" w16cex:dateUtc="2021-12-14T20:26:00Z"/>
  <w16cex:commentExtensible w16cex:durableId="25631BA5" w16cex:dateUtc="2021-12-14T20:33:00Z"/>
  <w16cex:commentExtensible w16cex:durableId="2562E8E4" w16cex:dateUtc="2021-12-14T16:56:00Z"/>
  <w16cex:commentExtensible w16cex:durableId="2562E8D6" w16cex:dateUtc="2021-12-14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D32D89" w16cid:durableId="25631277"/>
  <w16cid:commentId w16cid:paraId="6A8958BF" w16cid:durableId="25631280"/>
  <w16cid:commentId w16cid:paraId="48DAB1C3" w16cid:durableId="256317A0"/>
  <w16cid:commentId w16cid:paraId="406E64E0" w16cid:durableId="25631A20"/>
  <w16cid:commentId w16cid:paraId="28948645" w16cid:durableId="25631BA5"/>
  <w16cid:commentId w16cid:paraId="3A5E9106" w16cid:durableId="2562E8E4"/>
  <w16cid:commentId w16cid:paraId="58EE757C" w16cid:durableId="2562E8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C6F81" w14:textId="77777777" w:rsidR="003E79D2" w:rsidRDefault="003E79D2" w:rsidP="00AB3C91">
      <w:r>
        <w:separator/>
      </w:r>
    </w:p>
    <w:p w14:paraId="556E8466" w14:textId="77777777" w:rsidR="003E79D2" w:rsidRDefault="003E79D2" w:rsidP="00AB3C91"/>
  </w:endnote>
  <w:endnote w:type="continuationSeparator" w:id="0">
    <w:p w14:paraId="4A8D2B44" w14:textId="77777777" w:rsidR="003E79D2" w:rsidRDefault="003E79D2" w:rsidP="00AB3C91">
      <w:r>
        <w:continuationSeparator/>
      </w:r>
    </w:p>
    <w:p w14:paraId="24C1AB6B" w14:textId="77777777" w:rsidR="003E79D2" w:rsidRDefault="003E79D2" w:rsidP="00AB3C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FF308" w14:textId="5EEFE586" w:rsidR="00E253AD" w:rsidRPr="009D29CF" w:rsidRDefault="002774CB" w:rsidP="00AB3C91">
    <w:pPr>
      <w:pStyle w:val="Footer"/>
    </w:pPr>
    <w:r>
      <w:t>PL1221</w:t>
    </w:r>
    <w:r w:rsidR="00A40404" w:rsidRPr="009D29CF">
      <w:tab/>
    </w:r>
    <w:r w:rsidR="00A676F3" w:rsidRPr="009D29CF">
      <w:tab/>
    </w:r>
    <w:r w:rsidR="000529D6" w:rsidRPr="009D29CF">
      <w:t xml:space="preserve">Page </w:t>
    </w:r>
    <w:r w:rsidR="000529D6" w:rsidRPr="009D29CF">
      <w:fldChar w:fldCharType="begin"/>
    </w:r>
    <w:r w:rsidR="000529D6" w:rsidRPr="009D29CF">
      <w:instrText xml:space="preserve"> PAGE  \* MERGEFORMAT </w:instrText>
    </w:r>
    <w:r w:rsidR="000529D6" w:rsidRPr="009D29CF">
      <w:fldChar w:fldCharType="separate"/>
    </w:r>
    <w:r w:rsidR="000529D6" w:rsidRPr="009D29CF">
      <w:t>1</w:t>
    </w:r>
    <w:r w:rsidR="000529D6" w:rsidRPr="009D29CF">
      <w:fldChar w:fldCharType="end"/>
    </w:r>
    <w:r w:rsidR="000529D6" w:rsidRPr="009D29CF">
      <w:t xml:space="preserve"> of </w:t>
    </w:r>
    <w:r w:rsidR="003E79D2">
      <w:fldChar w:fldCharType="begin"/>
    </w:r>
    <w:r w:rsidR="003E79D2">
      <w:instrText xml:space="preserve"> SECTIONPAGES  \* MERGEFORMAT </w:instrText>
    </w:r>
    <w:r w:rsidR="003E79D2">
      <w:fldChar w:fldCharType="separate"/>
    </w:r>
    <w:r w:rsidR="00867BFB">
      <w:rPr>
        <w:noProof/>
      </w:rPr>
      <w:t>5</w:t>
    </w:r>
    <w:r w:rsidR="003E79D2">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1C050" w14:textId="77777777" w:rsidR="003E79D2" w:rsidRDefault="003E79D2" w:rsidP="00AB3C91">
      <w:r>
        <w:separator/>
      </w:r>
    </w:p>
    <w:p w14:paraId="25CB9E65" w14:textId="77777777" w:rsidR="003E79D2" w:rsidRDefault="003E79D2" w:rsidP="00AB3C91"/>
  </w:footnote>
  <w:footnote w:type="continuationSeparator" w:id="0">
    <w:p w14:paraId="7DF0F04F" w14:textId="77777777" w:rsidR="003E79D2" w:rsidRDefault="003E79D2" w:rsidP="00AB3C91">
      <w:r>
        <w:continuationSeparator/>
      </w:r>
    </w:p>
    <w:p w14:paraId="1F3FFA64" w14:textId="77777777" w:rsidR="003E79D2" w:rsidRDefault="003E79D2" w:rsidP="00AB3C9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BFE8AF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342F1A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CE0AA7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EE20AF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E48BFB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72634A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04617C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3FC04E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7E9F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86AFD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3D4D7C"/>
    <w:multiLevelType w:val="multilevel"/>
    <w:tmpl w:val="18C80134"/>
    <w:lvl w:ilvl="0">
      <w:start w:val="1"/>
      <w:numFmt w:val="decimal"/>
      <w:lvlText w:val="%1."/>
      <w:lvlJc w:val="left"/>
      <w:pPr>
        <w:ind w:left="0" w:firstLine="360"/>
      </w:pPr>
      <w:rPr>
        <w:rFonts w:ascii="Garamond" w:hAnsi="Garamond" w:hint="default"/>
        <w:b/>
        <w:sz w:val="22"/>
      </w:rPr>
    </w:lvl>
    <w:lvl w:ilvl="1">
      <w:start w:val="1"/>
      <w:numFmt w:val="lowerLetter"/>
      <w:lvlText w:val="(%2)"/>
      <w:lvlJc w:val="left"/>
      <w:pPr>
        <w:tabs>
          <w:tab w:val="num" w:pos="720"/>
        </w:tabs>
        <w:ind w:left="720" w:firstLine="0"/>
      </w:pPr>
      <w:rPr>
        <w:rFonts w:ascii="Garamond" w:hAnsi="Garamond" w:hint="default"/>
        <w:b/>
        <w:sz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A48153F"/>
    <w:multiLevelType w:val="multilevel"/>
    <w:tmpl w:val="DFD0CBA8"/>
    <w:numStyleLink w:val="MasterContractOutline"/>
  </w:abstractNum>
  <w:abstractNum w:abstractNumId="12" w15:restartNumberingAfterBreak="0">
    <w:nsid w:val="768E68C5"/>
    <w:multiLevelType w:val="multilevel"/>
    <w:tmpl w:val="DFD0CBA8"/>
    <w:styleLink w:val="MasterContractOutline"/>
    <w:lvl w:ilvl="0">
      <w:start w:val="1"/>
      <w:numFmt w:val="decimal"/>
      <w:pStyle w:val="NormalSection1"/>
      <w:lvlText w:val="%1."/>
      <w:lvlJc w:val="left"/>
      <w:pPr>
        <w:tabs>
          <w:tab w:val="num" w:pos="720"/>
        </w:tabs>
        <w:ind w:left="0" w:firstLine="360"/>
      </w:pPr>
      <w:rPr>
        <w:rFonts w:ascii="Garamond" w:hAnsi="Garamond" w:hint="default"/>
        <w:b/>
        <w:sz w:val="22"/>
      </w:rPr>
    </w:lvl>
    <w:lvl w:ilvl="1">
      <w:start w:val="1"/>
      <w:numFmt w:val="decimal"/>
      <w:pStyle w:val="NormalSection11"/>
      <w:lvlText w:val="%1.%2"/>
      <w:lvlJc w:val="left"/>
      <w:pPr>
        <w:tabs>
          <w:tab w:val="num" w:pos="1080"/>
        </w:tabs>
        <w:ind w:left="0" w:firstLine="720"/>
      </w:pPr>
      <w:rPr>
        <w:rFonts w:ascii="Garamond" w:hAnsi="Garamond" w:hint="default"/>
        <w:b/>
        <w:sz w:val="22"/>
      </w:rPr>
    </w:lvl>
    <w:lvl w:ilvl="2">
      <w:start w:val="1"/>
      <w:numFmt w:val="decimal"/>
      <w:lvlText w:val="%1.%2.%3"/>
      <w:lvlJc w:val="left"/>
      <w:pPr>
        <w:tabs>
          <w:tab w:val="num" w:pos="1440"/>
        </w:tabs>
        <w:ind w:left="0" w:firstLine="1080"/>
      </w:pPr>
      <w:rPr>
        <w:rFonts w:ascii="Garamond" w:hAnsi="Garamond" w:hint="default"/>
        <w:b/>
        <w:sz w:val="22"/>
      </w:rPr>
    </w:lvl>
    <w:lvl w:ilvl="3">
      <w:start w:val="1"/>
      <w:numFmt w:val="decimal"/>
      <w:lvlText w:val="%1.%2.%3.%4"/>
      <w:lvlJc w:val="left"/>
      <w:pPr>
        <w:tabs>
          <w:tab w:val="num" w:pos="1800"/>
        </w:tabs>
        <w:ind w:left="0" w:firstLine="1440"/>
      </w:pPr>
      <w:rPr>
        <w:rFonts w:ascii="Garamond" w:hAnsi="Garamond" w:hint="default"/>
        <w:b/>
        <w:i w:val="0"/>
      </w:rPr>
    </w:lvl>
    <w:lvl w:ilvl="4">
      <w:start w:val="1"/>
      <w:numFmt w:val="lowerLetter"/>
      <w:lvlText w:val="%5."/>
      <w:lvlJc w:val="left"/>
      <w:pPr>
        <w:tabs>
          <w:tab w:val="num" w:pos="2520"/>
        </w:tabs>
        <w:ind w:left="2160" w:firstLine="360"/>
      </w:pPr>
      <w:rPr>
        <w:rFonts w:hint="default"/>
      </w:rPr>
    </w:lvl>
    <w:lvl w:ilvl="5">
      <w:start w:val="1"/>
      <w:numFmt w:val="lowerRoman"/>
      <w:lvlText w:val="%6."/>
      <w:lvlJc w:val="right"/>
      <w:pPr>
        <w:tabs>
          <w:tab w:val="num" w:pos="2880"/>
        </w:tabs>
        <w:ind w:left="2520" w:firstLine="360"/>
      </w:pPr>
      <w:rPr>
        <w:rFonts w:hint="default"/>
      </w:rPr>
    </w:lvl>
    <w:lvl w:ilvl="6">
      <w:start w:val="1"/>
      <w:numFmt w:val="decimal"/>
      <w:lvlText w:val="%7."/>
      <w:lvlJc w:val="left"/>
      <w:pPr>
        <w:tabs>
          <w:tab w:val="num" w:pos="3240"/>
        </w:tabs>
        <w:ind w:left="2880" w:firstLine="360"/>
      </w:pPr>
      <w:rPr>
        <w:rFonts w:hint="default"/>
      </w:rPr>
    </w:lvl>
    <w:lvl w:ilvl="7">
      <w:start w:val="1"/>
      <w:numFmt w:val="lowerLetter"/>
      <w:lvlText w:val="%8."/>
      <w:lvlJc w:val="left"/>
      <w:pPr>
        <w:tabs>
          <w:tab w:val="num" w:pos="3600"/>
        </w:tabs>
        <w:ind w:left="3240" w:firstLine="360"/>
      </w:pPr>
      <w:rPr>
        <w:rFonts w:hint="default"/>
      </w:rPr>
    </w:lvl>
    <w:lvl w:ilvl="8">
      <w:start w:val="1"/>
      <w:numFmt w:val="lowerRoman"/>
      <w:lvlText w:val="%9."/>
      <w:lvlJc w:val="right"/>
      <w:pPr>
        <w:tabs>
          <w:tab w:val="num" w:pos="3960"/>
        </w:tabs>
        <w:ind w:left="3600" w:firstLine="360"/>
      </w:pPr>
      <w:rPr>
        <w:rFonts w:hint="default"/>
      </w:rPr>
    </w:lvl>
  </w:abstractNum>
  <w:num w:numId="1">
    <w:abstractNumId w:val="12"/>
  </w:num>
  <w:num w:numId="2">
    <w:abstractNumId w:val="11"/>
    <w:lvlOverride w:ilvl="0">
      <w:lvl w:ilvl="0">
        <w:start w:val="1"/>
        <w:numFmt w:val="decimal"/>
        <w:pStyle w:val="NormalSection1"/>
        <w:lvlText w:val="%1."/>
        <w:lvlJc w:val="left"/>
        <w:pPr>
          <w:tabs>
            <w:tab w:val="num" w:pos="720"/>
          </w:tabs>
          <w:ind w:left="0" w:firstLine="360"/>
        </w:pPr>
        <w:rPr>
          <w:rFonts w:ascii="Garamond" w:hAnsi="Garamond" w:hint="default"/>
          <w:b/>
          <w:sz w:val="22"/>
          <w:szCs w:val="22"/>
        </w:rPr>
      </w:lvl>
    </w:lvlOverride>
    <w:lvlOverride w:ilvl="1">
      <w:lvl w:ilvl="1">
        <w:start w:val="1"/>
        <w:numFmt w:val="decimal"/>
        <w:pStyle w:val="NormalSection11"/>
        <w:lvlText w:val="%1.%2"/>
        <w:lvlJc w:val="left"/>
        <w:pPr>
          <w:tabs>
            <w:tab w:val="num" w:pos="1080"/>
          </w:tabs>
          <w:ind w:left="0" w:firstLine="720"/>
        </w:pPr>
        <w:rPr>
          <w:rFonts w:ascii="Garamond" w:hAnsi="Garamond" w:hint="default"/>
          <w:b/>
          <w:color w:val="auto"/>
          <w:sz w:val="22"/>
          <w:szCs w:val="22"/>
        </w:rPr>
      </w:lvl>
    </w:lvlOverride>
  </w:num>
  <w:num w:numId="3">
    <w:abstractNumId w:val="11"/>
    <w:lvlOverride w:ilvl="0">
      <w:lvl w:ilvl="0">
        <w:start w:val="1"/>
        <w:numFmt w:val="decimal"/>
        <w:pStyle w:val="NormalSection1"/>
        <w:lvlText w:val="%1."/>
        <w:lvlJc w:val="left"/>
        <w:pPr>
          <w:tabs>
            <w:tab w:val="num" w:pos="720"/>
          </w:tabs>
          <w:ind w:left="0" w:firstLine="360"/>
        </w:pPr>
        <w:rPr>
          <w:rFonts w:ascii="Garamond" w:hAnsi="Garamond" w:hint="default"/>
          <w:b/>
          <w:sz w:val="22"/>
          <w:szCs w:val="22"/>
        </w:rPr>
      </w:lvl>
    </w:lvlOverride>
    <w:lvlOverride w:ilvl="1">
      <w:lvl w:ilvl="1">
        <w:start w:val="1"/>
        <w:numFmt w:val="decimal"/>
        <w:pStyle w:val="NormalSection11"/>
        <w:lvlText w:val="%1.%2"/>
        <w:lvlJc w:val="left"/>
        <w:pPr>
          <w:tabs>
            <w:tab w:val="num" w:pos="1080"/>
          </w:tabs>
          <w:ind w:left="0" w:firstLine="720"/>
        </w:pPr>
        <w:rPr>
          <w:rFonts w:ascii="Garamond" w:hAnsi="Garamond" w:hint="default"/>
          <w:b/>
          <w:color w:val="auto"/>
          <w:sz w:val="22"/>
          <w:szCs w:val="22"/>
        </w:rPr>
      </w:lvl>
    </w:lvlOverride>
  </w:num>
  <w:num w:numId="4">
    <w:abstractNumId w:val="0"/>
  </w:num>
  <w:num w:numId="5">
    <w:abstractNumId w:val="1"/>
  </w:num>
  <w:num w:numId="6">
    <w:abstractNumId w:val="2"/>
  </w:num>
  <w:num w:numId="7">
    <w:abstractNumId w:val="3"/>
  </w:num>
  <w:num w:numId="8">
    <w:abstractNumId w:val="8"/>
  </w:num>
  <w:num w:numId="9">
    <w:abstractNumId w:val="4"/>
  </w:num>
  <w:num w:numId="10">
    <w:abstractNumId w:val="5"/>
  </w:num>
  <w:num w:numId="11">
    <w:abstractNumId w:val="6"/>
  </w:num>
  <w:num w:numId="12">
    <w:abstractNumId w:val="7"/>
  </w:num>
  <w:num w:numId="13">
    <w:abstractNumId w:val="9"/>
  </w:num>
  <w:num w:numId="14">
    <w:abstractNumId w:val="10"/>
  </w:num>
  <w:num w:numId="15">
    <w:abstractNumId w:val="11"/>
    <w:lvlOverride w:ilvl="0">
      <w:lvl w:ilvl="0">
        <w:start w:val="1"/>
        <w:numFmt w:val="decimal"/>
        <w:pStyle w:val="NormalSection1"/>
        <w:lvlText w:val="%1."/>
        <w:lvlJc w:val="left"/>
        <w:pPr>
          <w:tabs>
            <w:tab w:val="num" w:pos="720"/>
          </w:tabs>
          <w:ind w:left="0" w:firstLine="360"/>
        </w:pPr>
        <w:rPr>
          <w:rFonts w:ascii="Garamond" w:hAnsi="Garamond" w:hint="default"/>
          <w:b/>
          <w:sz w:val="22"/>
          <w:szCs w:val="22"/>
        </w:rPr>
      </w:lvl>
    </w:lvlOverride>
    <w:lvlOverride w:ilvl="1">
      <w:lvl w:ilvl="1">
        <w:start w:val="1"/>
        <w:numFmt w:val="decimal"/>
        <w:pStyle w:val="NormalSection11"/>
        <w:lvlText w:val="%1.%2"/>
        <w:lvlJc w:val="left"/>
        <w:pPr>
          <w:tabs>
            <w:tab w:val="num" w:pos="1080"/>
          </w:tabs>
          <w:ind w:left="0" w:firstLine="720"/>
        </w:pPr>
        <w:rPr>
          <w:rFonts w:ascii="Garamond" w:hAnsi="Garamond" w:hint="default"/>
          <w:b/>
          <w:color w:val="auto"/>
          <w:sz w:val="22"/>
          <w:szCs w:val="22"/>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ris Brown">
    <w15:presenceInfo w15:providerId="AD" w15:userId="S::csbcounsel@csbcounsel.onmicrosoft.com::e6a10df7-410b-49a1-aa0e-2793899a78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5F5"/>
    <w:rsid w:val="00004825"/>
    <w:rsid w:val="00006428"/>
    <w:rsid w:val="00011047"/>
    <w:rsid w:val="00024674"/>
    <w:rsid w:val="00052543"/>
    <w:rsid w:val="000529D6"/>
    <w:rsid w:val="00053ECC"/>
    <w:rsid w:val="00097E47"/>
    <w:rsid w:val="000D54A9"/>
    <w:rsid w:val="000E11C6"/>
    <w:rsid w:val="000E1CD1"/>
    <w:rsid w:val="00105C55"/>
    <w:rsid w:val="00116C4E"/>
    <w:rsid w:val="0011783F"/>
    <w:rsid w:val="00130C5B"/>
    <w:rsid w:val="00134CB0"/>
    <w:rsid w:val="00164866"/>
    <w:rsid w:val="00182B54"/>
    <w:rsid w:val="001D7DC2"/>
    <w:rsid w:val="001E1008"/>
    <w:rsid w:val="001E542F"/>
    <w:rsid w:val="001F0965"/>
    <w:rsid w:val="00207DF1"/>
    <w:rsid w:val="00210612"/>
    <w:rsid w:val="00212A6E"/>
    <w:rsid w:val="00237101"/>
    <w:rsid w:val="00254960"/>
    <w:rsid w:val="00274328"/>
    <w:rsid w:val="002774CB"/>
    <w:rsid w:val="00283F7F"/>
    <w:rsid w:val="002B24E8"/>
    <w:rsid w:val="002D2376"/>
    <w:rsid w:val="002E6AEF"/>
    <w:rsid w:val="002F6034"/>
    <w:rsid w:val="002F6440"/>
    <w:rsid w:val="002F655E"/>
    <w:rsid w:val="003100FE"/>
    <w:rsid w:val="003124E7"/>
    <w:rsid w:val="00312EA1"/>
    <w:rsid w:val="0032249E"/>
    <w:rsid w:val="00325527"/>
    <w:rsid w:val="0032699C"/>
    <w:rsid w:val="00330C06"/>
    <w:rsid w:val="003315A9"/>
    <w:rsid w:val="0033749B"/>
    <w:rsid w:val="003400F8"/>
    <w:rsid w:val="00347018"/>
    <w:rsid w:val="00374FC7"/>
    <w:rsid w:val="003918F1"/>
    <w:rsid w:val="003A308B"/>
    <w:rsid w:val="003A3D14"/>
    <w:rsid w:val="003A765F"/>
    <w:rsid w:val="003B39C3"/>
    <w:rsid w:val="003B693F"/>
    <w:rsid w:val="003D246D"/>
    <w:rsid w:val="003E4DB9"/>
    <w:rsid w:val="003E79D2"/>
    <w:rsid w:val="00414B6D"/>
    <w:rsid w:val="00421504"/>
    <w:rsid w:val="00427E6B"/>
    <w:rsid w:val="004311EC"/>
    <w:rsid w:val="00432313"/>
    <w:rsid w:val="00434503"/>
    <w:rsid w:val="00434CA7"/>
    <w:rsid w:val="00454FB4"/>
    <w:rsid w:val="00463468"/>
    <w:rsid w:val="00475AE4"/>
    <w:rsid w:val="004817E6"/>
    <w:rsid w:val="00486585"/>
    <w:rsid w:val="00490ACC"/>
    <w:rsid w:val="004A4623"/>
    <w:rsid w:val="004A4B12"/>
    <w:rsid w:val="004A5F0D"/>
    <w:rsid w:val="004B458E"/>
    <w:rsid w:val="004C4A5B"/>
    <w:rsid w:val="004F541A"/>
    <w:rsid w:val="00502999"/>
    <w:rsid w:val="005029D4"/>
    <w:rsid w:val="00517C56"/>
    <w:rsid w:val="00523CA4"/>
    <w:rsid w:val="00526795"/>
    <w:rsid w:val="005318AB"/>
    <w:rsid w:val="00553803"/>
    <w:rsid w:val="005560F3"/>
    <w:rsid w:val="005718EA"/>
    <w:rsid w:val="00572D3D"/>
    <w:rsid w:val="005757F3"/>
    <w:rsid w:val="005871F5"/>
    <w:rsid w:val="00591041"/>
    <w:rsid w:val="005A33E0"/>
    <w:rsid w:val="005A5C14"/>
    <w:rsid w:val="005B7872"/>
    <w:rsid w:val="005C1D22"/>
    <w:rsid w:val="005D3B10"/>
    <w:rsid w:val="005F3A7C"/>
    <w:rsid w:val="005F6431"/>
    <w:rsid w:val="00603007"/>
    <w:rsid w:val="00612548"/>
    <w:rsid w:val="00612A8F"/>
    <w:rsid w:val="006528DE"/>
    <w:rsid w:val="006749E7"/>
    <w:rsid w:val="00685A82"/>
    <w:rsid w:val="00690A96"/>
    <w:rsid w:val="0069381D"/>
    <w:rsid w:val="006B2855"/>
    <w:rsid w:val="006D37DE"/>
    <w:rsid w:val="00702E7E"/>
    <w:rsid w:val="00704EEC"/>
    <w:rsid w:val="007056FD"/>
    <w:rsid w:val="00724135"/>
    <w:rsid w:val="00724DCB"/>
    <w:rsid w:val="007266CE"/>
    <w:rsid w:val="00740E5F"/>
    <w:rsid w:val="007443BF"/>
    <w:rsid w:val="00753762"/>
    <w:rsid w:val="00772F34"/>
    <w:rsid w:val="00775539"/>
    <w:rsid w:val="00777A09"/>
    <w:rsid w:val="007965FB"/>
    <w:rsid w:val="007C2EC3"/>
    <w:rsid w:val="007D7B74"/>
    <w:rsid w:val="007D7B7D"/>
    <w:rsid w:val="007E6212"/>
    <w:rsid w:val="007F05F5"/>
    <w:rsid w:val="007F6470"/>
    <w:rsid w:val="008009F0"/>
    <w:rsid w:val="008018CE"/>
    <w:rsid w:val="00815F82"/>
    <w:rsid w:val="0081720C"/>
    <w:rsid w:val="00834B65"/>
    <w:rsid w:val="00863E4C"/>
    <w:rsid w:val="00867BFB"/>
    <w:rsid w:val="0088164C"/>
    <w:rsid w:val="0088228F"/>
    <w:rsid w:val="00884AFD"/>
    <w:rsid w:val="00887B85"/>
    <w:rsid w:val="008A1129"/>
    <w:rsid w:val="008A24A2"/>
    <w:rsid w:val="008D6ECA"/>
    <w:rsid w:val="008F2752"/>
    <w:rsid w:val="009106CA"/>
    <w:rsid w:val="009314AE"/>
    <w:rsid w:val="00943DA4"/>
    <w:rsid w:val="00967C97"/>
    <w:rsid w:val="00992ACF"/>
    <w:rsid w:val="009A1F7E"/>
    <w:rsid w:val="009B2797"/>
    <w:rsid w:val="009B540C"/>
    <w:rsid w:val="009D29CF"/>
    <w:rsid w:val="009E230C"/>
    <w:rsid w:val="009E72C8"/>
    <w:rsid w:val="009F25B7"/>
    <w:rsid w:val="009F2966"/>
    <w:rsid w:val="009F6102"/>
    <w:rsid w:val="009F698D"/>
    <w:rsid w:val="00A02107"/>
    <w:rsid w:val="00A2202E"/>
    <w:rsid w:val="00A27537"/>
    <w:rsid w:val="00A40404"/>
    <w:rsid w:val="00A41350"/>
    <w:rsid w:val="00A47FDF"/>
    <w:rsid w:val="00A676F3"/>
    <w:rsid w:val="00A80422"/>
    <w:rsid w:val="00A81BB3"/>
    <w:rsid w:val="00AA6AB2"/>
    <w:rsid w:val="00AB3C91"/>
    <w:rsid w:val="00AB47A3"/>
    <w:rsid w:val="00AB5F27"/>
    <w:rsid w:val="00AB6449"/>
    <w:rsid w:val="00AE4A2F"/>
    <w:rsid w:val="00AE72D0"/>
    <w:rsid w:val="00B0044B"/>
    <w:rsid w:val="00B037BF"/>
    <w:rsid w:val="00B05416"/>
    <w:rsid w:val="00B0552A"/>
    <w:rsid w:val="00B409CF"/>
    <w:rsid w:val="00B410BB"/>
    <w:rsid w:val="00B94422"/>
    <w:rsid w:val="00BA6BAE"/>
    <w:rsid w:val="00BC1841"/>
    <w:rsid w:val="00BC3C06"/>
    <w:rsid w:val="00BC6182"/>
    <w:rsid w:val="00BD081B"/>
    <w:rsid w:val="00BE18DA"/>
    <w:rsid w:val="00BF29B2"/>
    <w:rsid w:val="00BF638A"/>
    <w:rsid w:val="00BF675C"/>
    <w:rsid w:val="00C2441D"/>
    <w:rsid w:val="00C32AB2"/>
    <w:rsid w:val="00C40D95"/>
    <w:rsid w:val="00C419B2"/>
    <w:rsid w:val="00C554D5"/>
    <w:rsid w:val="00C65058"/>
    <w:rsid w:val="00C74140"/>
    <w:rsid w:val="00C74B74"/>
    <w:rsid w:val="00C753FA"/>
    <w:rsid w:val="00C947F3"/>
    <w:rsid w:val="00CA0D32"/>
    <w:rsid w:val="00CC078B"/>
    <w:rsid w:val="00CC2EF8"/>
    <w:rsid w:val="00CD0237"/>
    <w:rsid w:val="00CD1E58"/>
    <w:rsid w:val="00CD6DE2"/>
    <w:rsid w:val="00CE5FEA"/>
    <w:rsid w:val="00CE64A1"/>
    <w:rsid w:val="00CF4AD6"/>
    <w:rsid w:val="00D11689"/>
    <w:rsid w:val="00D34431"/>
    <w:rsid w:val="00D43C8B"/>
    <w:rsid w:val="00D451D3"/>
    <w:rsid w:val="00D52681"/>
    <w:rsid w:val="00D66E06"/>
    <w:rsid w:val="00D739A1"/>
    <w:rsid w:val="00DB3D0D"/>
    <w:rsid w:val="00DC0623"/>
    <w:rsid w:val="00DC1BBD"/>
    <w:rsid w:val="00DC7FFA"/>
    <w:rsid w:val="00DD0047"/>
    <w:rsid w:val="00DD36DF"/>
    <w:rsid w:val="00DD4C16"/>
    <w:rsid w:val="00DE5BF1"/>
    <w:rsid w:val="00DF34F7"/>
    <w:rsid w:val="00E0449D"/>
    <w:rsid w:val="00E13C98"/>
    <w:rsid w:val="00E247D8"/>
    <w:rsid w:val="00E253AD"/>
    <w:rsid w:val="00E3283E"/>
    <w:rsid w:val="00E34A0F"/>
    <w:rsid w:val="00E474FD"/>
    <w:rsid w:val="00E53EEE"/>
    <w:rsid w:val="00E56C8C"/>
    <w:rsid w:val="00E674B5"/>
    <w:rsid w:val="00E76C74"/>
    <w:rsid w:val="00E910A8"/>
    <w:rsid w:val="00E97497"/>
    <w:rsid w:val="00EA7D48"/>
    <w:rsid w:val="00EB26A5"/>
    <w:rsid w:val="00EB29A3"/>
    <w:rsid w:val="00EC6335"/>
    <w:rsid w:val="00EE09CC"/>
    <w:rsid w:val="00EE275F"/>
    <w:rsid w:val="00EE41DF"/>
    <w:rsid w:val="00EF3448"/>
    <w:rsid w:val="00F00070"/>
    <w:rsid w:val="00F03317"/>
    <w:rsid w:val="00F31C95"/>
    <w:rsid w:val="00F37743"/>
    <w:rsid w:val="00F85039"/>
    <w:rsid w:val="00F8594D"/>
    <w:rsid w:val="00F85E98"/>
    <w:rsid w:val="00F91618"/>
    <w:rsid w:val="00FE3A07"/>
    <w:rsid w:val="00FF1437"/>
    <w:rsid w:val="00FF47E9"/>
    <w:rsid w:val="00FF5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A8FCD9"/>
  <w14:defaultImageDpi w14:val="300"/>
  <w15:chartTrackingRefBased/>
  <w15:docId w15:val="{D40B8674-32F6-4343-9AEA-00EBBEF0D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lsdException w:name="Intense Emphasis" w:uiPriority="66"/>
    <w:lsdException w:name="Subtle Reference" w:uiPriority="67"/>
    <w:lsdException w:name="Intense Reference" w:uiPriority="68"/>
    <w:lsdException w:name="Book Title" w:uiPriority="69"/>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sid w:val="00AB3C91"/>
    <w:pPr>
      <w:widowControl w:val="0"/>
      <w:tabs>
        <w:tab w:val="left" w:pos="720"/>
      </w:tabs>
      <w:suppressAutoHyphens/>
      <w:spacing w:after="220" w:line="252" w:lineRule="auto"/>
      <w:ind w:firstLine="360"/>
      <w:jc w:val="both"/>
    </w:pPr>
    <w:rPr>
      <w:rFonts w:ascii="Garamond" w:eastAsia="Times New Roman" w:hAnsi="Garamond" w:cs="Arial"/>
      <w:sz w:val="22"/>
      <w:szCs w:val="22"/>
    </w:rPr>
  </w:style>
  <w:style w:type="paragraph" w:styleId="Heading1">
    <w:name w:val="heading 1"/>
    <w:basedOn w:val="Normal"/>
    <w:next w:val="Normal"/>
    <w:link w:val="Heading1Char"/>
    <w:uiPriority w:val="9"/>
    <w:rsid w:val="002B24E8"/>
    <w:pPr>
      <w:keepNext/>
      <w:spacing w:before="240" w:after="60"/>
      <w:outlineLvl w:val="0"/>
    </w:pPr>
    <w:rPr>
      <w:rFonts w:eastAsia="MS Gothic"/>
      <w:b/>
      <w:bCs/>
      <w:kern w:val="32"/>
      <w:szCs w:val="32"/>
    </w:rPr>
  </w:style>
  <w:style w:type="paragraph" w:styleId="Heading2">
    <w:name w:val="heading 2"/>
    <w:basedOn w:val="Normal"/>
    <w:next w:val="Normal"/>
    <w:link w:val="Heading2Char"/>
    <w:uiPriority w:val="9"/>
    <w:rsid w:val="002B24E8"/>
    <w:pPr>
      <w:keepNext/>
      <w:spacing w:before="240" w:after="60"/>
      <w:outlineLvl w:val="1"/>
    </w:pPr>
    <w:rPr>
      <w:rFonts w:eastAsia="MS Gothic"/>
      <w:b/>
      <w:bCs/>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124E7"/>
    <w:pPr>
      <w:tabs>
        <w:tab w:val="clear" w:pos="720"/>
        <w:tab w:val="right" w:pos="9360"/>
      </w:tabs>
      <w:ind w:firstLine="0"/>
      <w:outlineLvl w:val="0"/>
    </w:pPr>
    <w:rPr>
      <w:b/>
      <w:kern w:val="28"/>
    </w:rPr>
  </w:style>
  <w:style w:type="character" w:customStyle="1" w:styleId="TitleChar">
    <w:name w:val="Title Char"/>
    <w:link w:val="Title"/>
    <w:rsid w:val="003124E7"/>
    <w:rPr>
      <w:rFonts w:ascii="Garamond" w:eastAsia="Times New Roman" w:hAnsi="Garamond" w:cs="Arial"/>
      <w:b/>
      <w:kern w:val="28"/>
      <w:sz w:val="22"/>
      <w:szCs w:val="22"/>
    </w:rPr>
  </w:style>
  <w:style w:type="paragraph" w:customStyle="1" w:styleId="ColorfulList-Accent11">
    <w:name w:val="Colorful List - Accent 11"/>
    <w:basedOn w:val="Normal"/>
    <w:uiPriority w:val="34"/>
    <w:rsid w:val="007F05F5"/>
    <w:pPr>
      <w:ind w:left="720"/>
    </w:pPr>
  </w:style>
  <w:style w:type="numbering" w:customStyle="1" w:styleId="MasterContractOutline">
    <w:name w:val="Master Contract Outline"/>
    <w:uiPriority w:val="99"/>
    <w:rsid w:val="007F05F5"/>
    <w:pPr>
      <w:numPr>
        <w:numId w:val="1"/>
      </w:numPr>
    </w:pPr>
  </w:style>
  <w:style w:type="paragraph" w:customStyle="1" w:styleId="NormalSection1">
    <w:name w:val="Normal Section 1"/>
    <w:basedOn w:val="Normal"/>
    <w:qFormat/>
    <w:rsid w:val="003124E7"/>
    <w:pPr>
      <w:numPr>
        <w:numId w:val="2"/>
      </w:numPr>
      <w:tabs>
        <w:tab w:val="clear" w:pos="720"/>
      </w:tabs>
    </w:pPr>
  </w:style>
  <w:style w:type="paragraph" w:customStyle="1" w:styleId="NormalSection11">
    <w:name w:val="Normal Section 1.1"/>
    <w:basedOn w:val="NormalSection1"/>
    <w:qFormat/>
    <w:rsid w:val="003124E7"/>
    <w:pPr>
      <w:numPr>
        <w:ilvl w:val="1"/>
      </w:numPr>
    </w:pPr>
  </w:style>
  <w:style w:type="table" w:styleId="TableGrid">
    <w:name w:val="Table Grid"/>
    <w:basedOn w:val="TableNormal"/>
    <w:uiPriority w:val="59"/>
    <w:rsid w:val="00A67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gnatureBlocks">
    <w:name w:val="Signature Blocks"/>
    <w:basedOn w:val="Normal"/>
    <w:qFormat/>
    <w:rsid w:val="009D29CF"/>
    <w:pPr>
      <w:tabs>
        <w:tab w:val="clear" w:pos="720"/>
        <w:tab w:val="left" w:pos="3576"/>
      </w:tabs>
      <w:spacing w:line="360" w:lineRule="auto"/>
      <w:ind w:firstLine="0"/>
    </w:pPr>
  </w:style>
  <w:style w:type="paragraph" w:styleId="Header">
    <w:name w:val="header"/>
    <w:basedOn w:val="Normal"/>
    <w:link w:val="HeaderChar"/>
    <w:uiPriority w:val="99"/>
    <w:unhideWhenUsed/>
    <w:rsid w:val="0032699C"/>
    <w:pPr>
      <w:tabs>
        <w:tab w:val="clear" w:pos="720"/>
        <w:tab w:val="center" w:pos="4680"/>
        <w:tab w:val="right" w:pos="9360"/>
      </w:tabs>
      <w:spacing w:line="240" w:lineRule="auto"/>
    </w:pPr>
  </w:style>
  <w:style w:type="paragraph" w:styleId="Footer">
    <w:name w:val="footer"/>
    <w:basedOn w:val="Normal"/>
    <w:link w:val="FooterChar"/>
    <w:uiPriority w:val="99"/>
    <w:unhideWhenUsed/>
    <w:rsid w:val="009D29CF"/>
    <w:pPr>
      <w:pBdr>
        <w:top w:val="single" w:sz="4" w:space="1" w:color="auto"/>
      </w:pBdr>
      <w:tabs>
        <w:tab w:val="clear" w:pos="720"/>
        <w:tab w:val="center" w:pos="4680"/>
        <w:tab w:val="right" w:pos="9360"/>
      </w:tabs>
      <w:ind w:firstLine="0"/>
    </w:pPr>
    <w:rPr>
      <w:sz w:val="16"/>
      <w:szCs w:val="16"/>
    </w:rPr>
  </w:style>
  <w:style w:type="character" w:customStyle="1" w:styleId="FooterChar">
    <w:name w:val="Footer Char"/>
    <w:link w:val="Footer"/>
    <w:uiPriority w:val="99"/>
    <w:rsid w:val="009D29CF"/>
    <w:rPr>
      <w:rFonts w:ascii="Garamond" w:eastAsia="Times New Roman" w:hAnsi="Garamond" w:cs="Arial"/>
      <w:sz w:val="16"/>
      <w:szCs w:val="16"/>
    </w:rPr>
  </w:style>
  <w:style w:type="character" w:customStyle="1" w:styleId="Heading1Char">
    <w:name w:val="Heading 1 Char"/>
    <w:link w:val="Heading1"/>
    <w:uiPriority w:val="9"/>
    <w:rsid w:val="002B24E8"/>
    <w:rPr>
      <w:rFonts w:ascii="Garamond" w:eastAsia="MS Gothic" w:hAnsi="Garamond" w:cs="Times New Roman"/>
      <w:b/>
      <w:bCs/>
      <w:kern w:val="32"/>
      <w:sz w:val="22"/>
      <w:szCs w:val="32"/>
    </w:rPr>
  </w:style>
  <w:style w:type="character" w:customStyle="1" w:styleId="Heading2Char">
    <w:name w:val="Heading 2 Char"/>
    <w:link w:val="Heading2"/>
    <w:uiPriority w:val="9"/>
    <w:semiHidden/>
    <w:rsid w:val="002B24E8"/>
    <w:rPr>
      <w:rFonts w:ascii="Garamond" w:eastAsia="MS Gothic" w:hAnsi="Garamond" w:cs="Times New Roman"/>
      <w:b/>
      <w:bCs/>
      <w:iCs/>
      <w:sz w:val="22"/>
      <w:szCs w:val="28"/>
    </w:rPr>
  </w:style>
  <w:style w:type="character" w:customStyle="1" w:styleId="HeaderChar">
    <w:name w:val="Header Char"/>
    <w:basedOn w:val="DefaultParagraphFont"/>
    <w:link w:val="Header"/>
    <w:uiPriority w:val="99"/>
    <w:rsid w:val="0032699C"/>
    <w:rPr>
      <w:rFonts w:ascii="Garamond" w:eastAsia="Times New Roman" w:hAnsi="Garamond" w:cs="Arial"/>
      <w:sz w:val="22"/>
      <w:szCs w:val="22"/>
    </w:rPr>
  </w:style>
  <w:style w:type="paragraph" w:styleId="BalloonText">
    <w:name w:val="Balloon Text"/>
    <w:basedOn w:val="Normal"/>
    <w:link w:val="BalloonTextChar"/>
    <w:uiPriority w:val="99"/>
    <w:semiHidden/>
    <w:unhideWhenUsed/>
    <w:rsid w:val="00237101"/>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37101"/>
    <w:rPr>
      <w:rFonts w:ascii="Times New Roman" w:eastAsia="Times New Roman" w:hAnsi="Times New Roman"/>
      <w:sz w:val="18"/>
      <w:szCs w:val="18"/>
    </w:rPr>
  </w:style>
  <w:style w:type="paragraph" w:styleId="ListParagraph">
    <w:name w:val="List Paragraph"/>
    <w:basedOn w:val="Normal"/>
    <w:uiPriority w:val="34"/>
    <w:qFormat/>
    <w:rsid w:val="00237101"/>
    <w:pPr>
      <w:widowControl/>
      <w:tabs>
        <w:tab w:val="clear" w:pos="720"/>
      </w:tabs>
      <w:suppressAutoHyphens w:val="0"/>
      <w:ind w:left="720" w:firstLine="0"/>
      <w:jc w:val="left"/>
    </w:pPr>
    <w:rPr>
      <w:rFonts w:eastAsiaTheme="minorHAnsi" w:cstheme="minorBidi"/>
    </w:rPr>
  </w:style>
  <w:style w:type="paragraph" w:styleId="BodyTextIndent">
    <w:name w:val="Body Text Indent"/>
    <w:basedOn w:val="Normal"/>
    <w:link w:val="BodyTextIndentChar"/>
    <w:rsid w:val="003315A9"/>
    <w:pPr>
      <w:suppressAutoHyphens w:val="0"/>
      <w:spacing w:line="240" w:lineRule="auto"/>
      <w:ind w:left="720" w:hanging="720"/>
    </w:pPr>
    <w:rPr>
      <w:rFonts w:ascii="Times New Roman" w:hAnsi="Times New Roman" w:cs="Times New Roman"/>
      <w:snapToGrid w:val="0"/>
      <w:sz w:val="24"/>
      <w:szCs w:val="20"/>
    </w:rPr>
  </w:style>
  <w:style w:type="character" w:customStyle="1" w:styleId="BodyTextIndentChar">
    <w:name w:val="Body Text Indent Char"/>
    <w:basedOn w:val="DefaultParagraphFont"/>
    <w:link w:val="BodyTextIndent"/>
    <w:rsid w:val="003315A9"/>
    <w:rPr>
      <w:rFonts w:ascii="Times New Roman" w:eastAsia="Times New Roman" w:hAnsi="Times New Roman"/>
      <w:snapToGrid w:val="0"/>
      <w:sz w:val="24"/>
    </w:rPr>
  </w:style>
  <w:style w:type="character" w:styleId="CommentReference">
    <w:name w:val="annotation reference"/>
    <w:basedOn w:val="DefaultParagraphFont"/>
    <w:uiPriority w:val="99"/>
    <w:semiHidden/>
    <w:unhideWhenUsed/>
    <w:rsid w:val="005A33E0"/>
    <w:rPr>
      <w:sz w:val="16"/>
      <w:szCs w:val="16"/>
    </w:rPr>
  </w:style>
  <w:style w:type="paragraph" w:styleId="CommentText">
    <w:name w:val="annotation text"/>
    <w:basedOn w:val="Normal"/>
    <w:link w:val="CommentTextChar"/>
    <w:uiPriority w:val="99"/>
    <w:unhideWhenUsed/>
    <w:rsid w:val="005A33E0"/>
    <w:pPr>
      <w:spacing w:line="240" w:lineRule="auto"/>
    </w:pPr>
    <w:rPr>
      <w:sz w:val="20"/>
      <w:szCs w:val="20"/>
    </w:rPr>
  </w:style>
  <w:style w:type="character" w:customStyle="1" w:styleId="CommentTextChar">
    <w:name w:val="Comment Text Char"/>
    <w:basedOn w:val="DefaultParagraphFont"/>
    <w:link w:val="CommentText"/>
    <w:uiPriority w:val="99"/>
    <w:rsid w:val="005A33E0"/>
    <w:rPr>
      <w:rFonts w:ascii="Garamond" w:eastAsia="Times New Roman" w:hAnsi="Garamond" w:cs="Arial"/>
    </w:rPr>
  </w:style>
  <w:style w:type="paragraph" w:styleId="CommentSubject">
    <w:name w:val="annotation subject"/>
    <w:basedOn w:val="CommentText"/>
    <w:next w:val="CommentText"/>
    <w:link w:val="CommentSubjectChar"/>
    <w:uiPriority w:val="99"/>
    <w:semiHidden/>
    <w:unhideWhenUsed/>
    <w:rsid w:val="005A33E0"/>
    <w:rPr>
      <w:b/>
      <w:bCs/>
    </w:rPr>
  </w:style>
  <w:style w:type="character" w:customStyle="1" w:styleId="CommentSubjectChar">
    <w:name w:val="Comment Subject Char"/>
    <w:basedOn w:val="CommentTextChar"/>
    <w:link w:val="CommentSubject"/>
    <w:uiPriority w:val="99"/>
    <w:semiHidden/>
    <w:rsid w:val="005A33E0"/>
    <w:rPr>
      <w:rFonts w:ascii="Garamond" w:eastAsia="Times New Roman" w:hAnsi="Garamond" w:cs="Arial"/>
      <w:b/>
      <w:bCs/>
    </w:rPr>
  </w:style>
  <w:style w:type="paragraph" w:styleId="Revision">
    <w:name w:val="Revision"/>
    <w:hidden/>
    <w:uiPriority w:val="71"/>
    <w:rsid w:val="00134CB0"/>
    <w:rPr>
      <w:rFonts w:ascii="Garamond" w:eastAsia="Times New Roman" w:hAnsi="Garamond" w:cs="Arial"/>
      <w:sz w:val="22"/>
      <w:szCs w:val="22"/>
    </w:rPr>
  </w:style>
  <w:style w:type="character" w:styleId="Hyperlink">
    <w:name w:val="Hyperlink"/>
    <w:basedOn w:val="DefaultParagraphFont"/>
    <w:uiPriority w:val="99"/>
    <w:unhideWhenUsed/>
    <w:rsid w:val="00347018"/>
    <w:rPr>
      <w:color w:val="0563C1" w:themeColor="hyperlink"/>
      <w:u w:val="single"/>
    </w:rPr>
  </w:style>
  <w:style w:type="character" w:styleId="UnresolvedMention">
    <w:name w:val="Unresolved Mention"/>
    <w:basedOn w:val="DefaultParagraphFont"/>
    <w:uiPriority w:val="47"/>
    <w:rsid w:val="00815F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9762553">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5</Pages>
  <Words>2663</Words>
  <Characters>15180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17808</CharactersWithSpaces>
  <SharedDoc>false</SharedDoc>
  <HLinks>
    <vt:vector size="6" baseType="variant">
      <vt:variant>
        <vt:i4>1966172</vt:i4>
      </vt:variant>
      <vt:variant>
        <vt:i4>-1</vt:i4>
      </vt:variant>
      <vt:variant>
        <vt:i4>2049</vt:i4>
      </vt:variant>
      <vt:variant>
        <vt:i4>1</vt:i4>
      </vt:variant>
      <vt:variant>
        <vt:lpwstr>BMc%20Header%20(S&amp;E)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Brown</dc:creator>
  <cp:keywords/>
  <dc:description/>
  <cp:lastModifiedBy>Chris Brown</cp:lastModifiedBy>
  <cp:revision>148</cp:revision>
  <cp:lastPrinted>2015-06-02T16:08:00Z</cp:lastPrinted>
  <dcterms:created xsi:type="dcterms:W3CDTF">2020-03-31T17:57:00Z</dcterms:created>
  <dcterms:modified xsi:type="dcterms:W3CDTF">2021-12-17T16:36:00Z</dcterms:modified>
</cp:coreProperties>
</file>